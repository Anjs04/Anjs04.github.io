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B0F09C" w14:textId="44FB81C0" w:rsidR="00266359" w:rsidRDefault="00266359" w:rsidP="00266359">
      <w:pPr>
        <w:pStyle w:val="BodyText"/>
        <w:rPr>
          <w:ins w:id="0" w:author="Philippa Collin" w:date="2016-08-08T10:06:00Z"/>
        </w:rPr>
        <w:pPrChange w:id="1" w:author="Philippa Collin" w:date="2016-08-08T10:05:00Z">
          <w:pPr>
            <w:pStyle w:val="Title"/>
          </w:pPr>
        </w:pPrChange>
      </w:pPr>
      <w:ins w:id="2" w:author="Philippa Collin" w:date="2016-08-08T10:05:00Z">
        <w:r>
          <w:t>Target J</w:t>
        </w:r>
      </w:ins>
      <w:ins w:id="3" w:author="Philippa Collin" w:date="2016-08-08T10:06:00Z">
        <w:r>
          <w:t xml:space="preserve">ournal: </w:t>
        </w:r>
      </w:ins>
      <w:ins w:id="4" w:author="Philippa Collin" w:date="2016-08-08T10:05:00Z">
        <w:r>
          <w:t>Information, Communication and Society</w:t>
        </w:r>
      </w:ins>
    </w:p>
    <w:p w14:paraId="090B8125" w14:textId="402AE921" w:rsidR="00266359" w:rsidRDefault="00266359" w:rsidP="00266359">
      <w:pPr>
        <w:pStyle w:val="BodyText"/>
        <w:rPr>
          <w:ins w:id="5" w:author="Philippa Collin" w:date="2016-08-08T10:05:00Z"/>
        </w:rPr>
        <w:pPrChange w:id="6" w:author="Philippa Collin" w:date="2016-08-08T10:06:00Z">
          <w:pPr>
            <w:pStyle w:val="Title"/>
          </w:pPr>
        </w:pPrChange>
      </w:pPr>
      <w:ins w:id="7" w:author="Philippa Collin" w:date="2016-08-08T10:06:00Z">
        <w:r>
          <w:t xml:space="preserve">Word Limit: 8000 (including tables, references, footnotes </w:t>
        </w:r>
        <w:proofErr w:type="spellStart"/>
        <w:r>
          <w:t>etc</w:t>
        </w:r>
        <w:proofErr w:type="spellEnd"/>
        <w:r>
          <w:t>)</w:t>
        </w:r>
      </w:ins>
    </w:p>
    <w:p w14:paraId="16D9D9EE" w14:textId="77777777" w:rsidR="00F32793" w:rsidRDefault="007D72F1">
      <w:pPr>
        <w:pStyle w:val="Title"/>
      </w:pPr>
      <w:r>
        <w:t>How to measure a changing subject? Towards a digital capacities index</w:t>
      </w:r>
    </w:p>
    <w:p w14:paraId="3E8A42BF" w14:textId="77777777" w:rsidR="00F32793" w:rsidRDefault="007D72F1">
      <w:pPr>
        <w:pStyle w:val="Date"/>
      </w:pPr>
      <w:r>
        <w:t>23 May 2016</w:t>
      </w:r>
    </w:p>
    <w:p w14:paraId="592F7792" w14:textId="77777777" w:rsidR="00F32793" w:rsidRDefault="007D72F1">
      <w:pPr>
        <w:pStyle w:val="Heading2"/>
      </w:pPr>
      <w:bookmarkStart w:id="8" w:name="abstract"/>
      <w:bookmarkEnd w:id="8"/>
      <w:r>
        <w:t>Abstract</w:t>
      </w:r>
    </w:p>
    <w:p w14:paraId="0D0B023F" w14:textId="77777777" w:rsidR="00F32793" w:rsidRDefault="007D72F1">
      <w:pPr>
        <w:pStyle w:val="FirstParagraph"/>
      </w:pPr>
      <w:r>
        <w:t>TBD</w:t>
      </w:r>
    </w:p>
    <w:p w14:paraId="7A61D511" w14:textId="77777777" w:rsidR="00F32793" w:rsidRDefault="007D72F1">
      <w:pPr>
        <w:pStyle w:val="Heading3"/>
      </w:pPr>
      <w:bookmarkStart w:id="9" w:name="keywords-digital-capacities-interests-co"/>
      <w:bookmarkEnd w:id="9"/>
      <w:r>
        <w:t>Keywords: Digital capacities, interests, competencies, resilience, connectedness</w:t>
      </w:r>
    </w:p>
    <w:p w14:paraId="1637F77F" w14:textId="77777777" w:rsidR="00F32793" w:rsidRDefault="007D72F1">
      <w:pPr>
        <w:pStyle w:val="Heading2"/>
      </w:pPr>
      <w:bookmarkStart w:id="10" w:name="introduction"/>
      <w:bookmarkEnd w:id="10"/>
      <w:r>
        <w:t>Introduction</w:t>
      </w:r>
    </w:p>
    <w:p w14:paraId="7C1E8299" w14:textId="77777777" w:rsidR="00F32793" w:rsidRDefault="007D72F1">
      <w:pPr>
        <w:pStyle w:val="FirstParagraph"/>
      </w:pPr>
      <w:r>
        <w:t>Much has been made of the transition that took place in 2009 when one additional person, somewhere in the world, moved into a city to shift the demographic balance of the majority of the world’s population from rural to urban living.</w:t>
      </w:r>
      <w:r>
        <w:rPr>
          <w:rStyle w:val="FootnoteReference"/>
        </w:rPr>
        <w:footnoteReference w:id="1"/>
      </w:r>
      <w:r>
        <w:t xml:space="preserve"> Yet far more accelerated has been the rate at which nearly half the world’s population </w:t>
      </w:r>
      <w:del w:id="11" w:author="Philippa Collin" w:date="2016-08-05T14:23:00Z">
        <w:r w:rsidDel="000B07EC">
          <w:delText>have become immersed in some form of digital life</w:delText>
        </w:r>
      </w:del>
      <w:ins w:id="12" w:author="Philippa Collin" w:date="2016-08-05T14:23:00Z">
        <w:r w:rsidR="000B07EC">
          <w:t>has gone online</w:t>
        </w:r>
      </w:ins>
      <w:r>
        <w:t>.</w:t>
      </w:r>
      <w:r>
        <w:rPr>
          <w:rStyle w:val="FootnoteReference"/>
        </w:rPr>
        <w:footnoteReference w:id="2"/>
      </w:r>
      <w:r>
        <w:t xml:space="preserve"> This rate has been hastened through the extraordinary rise of low cost smart phones and cheap WiFi in Asia, Africa and Latin America in the new millennium. In the decade 2005–2015, the International Telecommunications Union estimates that while global mobile subscriptions grew by more than 300 per cent, in Asia and Africa these rates were considerably higher still: 448 per cent and 785 per cent </w:t>
      </w:r>
      <w:commentRangeStart w:id="13"/>
      <w:r>
        <w:t>respectively</w:t>
      </w:r>
      <w:commentRangeEnd w:id="13"/>
      <w:r w:rsidR="000B07EC">
        <w:rPr>
          <w:rStyle w:val="CommentReference"/>
        </w:rPr>
        <w:commentReference w:id="13"/>
      </w:r>
      <w:r>
        <w:t>.</w:t>
      </w:r>
      <w:r>
        <w:rPr>
          <w:rStyle w:val="FootnoteReference"/>
        </w:rPr>
        <w:footnoteReference w:id="3"/>
      </w:r>
      <w:r>
        <w:t xml:space="preserve"> In March 2016, Ericsson reports global mobile subscriptions stand at 7.4 billion, equivalent to one for each person on the planet.</w:t>
      </w:r>
      <w:r>
        <w:rPr>
          <w:rStyle w:val="FootnoteReference"/>
        </w:rPr>
        <w:footnoteReference w:id="4"/>
      </w:r>
      <w:r>
        <w:t xml:space="preserve"> Nearly half of these, 3.2 billion subscriptions, are for so-called ‘smartphones’, and provide their owners with some level of access to digital content and data.</w:t>
      </w:r>
      <w:r>
        <w:rPr>
          <w:rStyle w:val="FootnoteReference"/>
        </w:rPr>
        <w:footnoteReference w:id="5"/>
      </w:r>
      <w:r>
        <w:t xml:space="preserve"> </w:t>
      </w:r>
      <w:ins w:id="14" w:author="Philippa Collin" w:date="2016-08-05T14:25:00Z">
        <w:r w:rsidR="000B07EC">
          <w:t>Nevertheless, m</w:t>
        </w:r>
      </w:ins>
      <w:del w:id="15" w:author="Philippa Collin" w:date="2016-08-05T14:25:00Z">
        <w:r w:rsidDel="000B07EC">
          <w:delText>M</w:delText>
        </w:r>
      </w:del>
      <w:r>
        <w:t xml:space="preserve">ore </w:t>
      </w:r>
      <w:r>
        <w:lastRenderedPageBreak/>
        <w:t>people still, access the Internet through household or shared devices, fixed line subscriptions, or communal terminals in libraries and Internet cafes.</w:t>
      </w:r>
    </w:p>
    <w:p w14:paraId="39852204" w14:textId="77777777" w:rsidR="00F32793" w:rsidRDefault="007D72F1">
      <w:pPr>
        <w:pStyle w:val="BodyText"/>
      </w:pPr>
      <w:commentRangeStart w:id="16"/>
      <w:r>
        <w:t>The rate of digitisation constitutes one of the many layers of connectivity that serve to intensify and deepen globalisation that acts to counter the giddying reemergence of neo-nationalism, economic protectionism and border securitization that has emerged in the new millennium (Kennedy 2010).</w:t>
      </w:r>
      <w:commentRangeEnd w:id="16"/>
      <w:r w:rsidR="000B07EC">
        <w:rPr>
          <w:rStyle w:val="CommentReference"/>
        </w:rPr>
        <w:commentReference w:id="16"/>
      </w:r>
      <w:r>
        <w:t xml:space="preserve"> The globalizing proliferation of digital devices and their associated affordances, well testified to in recent infrastructural studies (e.g. Edwards et al. 2009, Parks and Starosielski (2015), Reading and Notley (2015)), has not led to the erasure of local frictions, bumps or discontinuities that Friedman (2006), Fukuyama (2006) and other global enthusiasts had earlier predicted. </w:t>
      </w:r>
      <w:ins w:id="17" w:author="Philippa Collin" w:date="2016-08-05T14:35:00Z">
        <w:r w:rsidR="00D17A60">
          <w:t>However, t</w:t>
        </w:r>
      </w:ins>
      <w:del w:id="18" w:author="Philippa Collin" w:date="2016-08-05T14:35:00Z">
        <w:r w:rsidDel="00D17A60">
          <w:delText>T</w:delText>
        </w:r>
      </w:del>
      <w:r>
        <w:t xml:space="preserve">he broad uptake of mobile phones and the internet has not arrived without some universalizing effects. Though still sharply differentiated in terms of availability, access, use and meaning, young people in slums and informal settlements in Bangladesh are now as likely to communicate with the same social networking apps – </w:t>
      </w:r>
      <w:r>
        <w:rPr>
          <w:i/>
        </w:rPr>
        <w:t>WhatsApp</w:t>
      </w:r>
      <w:r>
        <w:t xml:space="preserve">, </w:t>
      </w:r>
      <w:r>
        <w:rPr>
          <w:i/>
        </w:rPr>
        <w:t>Facebook Messenger</w:t>
      </w:r>
      <w:r>
        <w:t xml:space="preserve"> – and play the same games – </w:t>
      </w:r>
      <w:r>
        <w:rPr>
          <w:i/>
        </w:rPr>
        <w:t>Minecraft</w:t>
      </w:r>
      <w:r>
        <w:t xml:space="preserve"> or </w:t>
      </w:r>
      <w:r>
        <w:rPr>
          <w:i/>
        </w:rPr>
        <w:t>Clash of Clans</w:t>
      </w:r>
      <w:r>
        <w:t xml:space="preserve"> – as their peers in well-recognised centres of technological innovation, in San Francisco, London or Paris</w:t>
      </w:r>
      <w:commentRangeStart w:id="19"/>
      <w:r>
        <w:t>.</w:t>
      </w:r>
      <w:r>
        <w:rPr>
          <w:rStyle w:val="FootnoteReference"/>
        </w:rPr>
        <w:footnoteReference w:id="6"/>
      </w:r>
      <w:commentRangeEnd w:id="19"/>
      <w:r w:rsidR="00392358">
        <w:rPr>
          <w:rStyle w:val="CommentReference"/>
        </w:rPr>
        <w:commentReference w:id="19"/>
      </w:r>
      <w:r>
        <w:t xml:space="preserve"> In the ICT industries, increasingly indissociable from other professional fields, patterns of outsourcing, consultation and collaboration build upon – and exploit</w:t>
      </w:r>
      <w:del w:id="24" w:author="Philippa Collin" w:date="2016-08-05T14:37:00Z">
        <w:r w:rsidDel="00D17A60">
          <w:delText>s</w:delText>
        </w:r>
      </w:del>
      <w:r>
        <w:t xml:space="preserve"> (Fuchs 2014) – these collective and formative digital dispositions.</w:t>
      </w:r>
    </w:p>
    <w:p w14:paraId="4376C5CD" w14:textId="77777777" w:rsidR="00F32793" w:rsidRDefault="007D72F1">
      <w:pPr>
        <w:pStyle w:val="BodyText"/>
      </w:pPr>
      <w:r>
        <w:t xml:space="preserve">This epochal shift in communicative and informational access has been matched by an interest in assessing different facets of a constantly growing and shifting globalized digital society. Since the 2000s, the measurement of digital life has developed markedly. Academic studies of digital connectivity (Katz and Gonzalez 2016,), access (Barzilai-Nahon 2006, Dijk and Hacker (2003)), inclusion (Walton et al. 2013, Mervyn, Simon, and Allen (2014), Yelland and Neal (2013), Wellman et al. (2001)), use (Smith, Skrbis, and Western 2013), competencies (Ferrari 2012), skills (Litt 2013), engagement (Litt 2013), and risk and resilience (Notten and Nikken 2016) have usefully illustrated the growing complexity of patterns of digital behaviour among diverse communities, countries and regions. At the same time, studies that focus on measuring technology use in order to identify national or global patterns risk obscuring the diverse and complex practices that are enabled by networked communication technologies. Moreso, </w:t>
      </w:r>
      <w:commentRangeStart w:id="25"/>
      <w:r>
        <w:t xml:space="preserve">these kind of measures </w:t>
      </w:r>
      <w:commentRangeEnd w:id="25"/>
      <w:r w:rsidR="00D17A60">
        <w:rPr>
          <w:rStyle w:val="CommentReference"/>
        </w:rPr>
        <w:commentReference w:id="25"/>
      </w:r>
      <w:r>
        <w:t>can ignore the complex reasons why people use technologies in particular ways. Use of devices, platforms, apps as well as practices and methods of interaction expand and, periodically, contract around new products, services and standards, in rhythm with the regularised and syncopated release cycles of major vendors and service providers. Home, work and in-</w:t>
      </w:r>
      <w:r>
        <w:lastRenderedPageBreak/>
        <w:t xml:space="preserve">transit digital technologies – from mobile devices to virtual reality sets, CCTV surveillance cameras, in-flight entertainment systems, public sensors, ‘smart’ fitness devices and home automation systems – increasingly blur categories of explicit ‘use’ and ‘non-uses’. As Bratton (2014) has argued, we are all ‘users’ </w:t>
      </w:r>
      <w:commentRangeStart w:id="26"/>
      <w:r>
        <w:t>now</w:t>
      </w:r>
      <w:commentRangeEnd w:id="26"/>
      <w:r w:rsidR="00392358">
        <w:rPr>
          <w:rStyle w:val="CommentReference"/>
        </w:rPr>
        <w:commentReference w:id="26"/>
      </w:r>
      <w:r>
        <w:t>.</w:t>
      </w:r>
    </w:p>
    <w:p w14:paraId="3E8F14DA" w14:textId="77777777" w:rsidR="00F32793" w:rsidRDefault="007D72F1">
      <w:pPr>
        <w:pStyle w:val="BodyText"/>
      </w:pPr>
      <w:commentRangeStart w:id="27"/>
      <w:r>
        <w:t>Within the OECD attempts to measure the “Information Society” began in the early 1980s. However, so few countries were willing to participate</w:t>
      </w:r>
      <w:ins w:id="28" w:author="Philippa Collin" w:date="2016-08-05T14:52:00Z">
        <w:r w:rsidR="00392358">
          <w:t xml:space="preserve"> in</w:t>
        </w:r>
      </w:ins>
      <w:r>
        <w:t xml:space="preserve"> the study at this time it was soon discontinued and it was not until the late 1990s that the </w:t>
      </w:r>
      <w:r>
        <w:rPr>
          <w:i/>
        </w:rPr>
        <w:t>Working Party on Indicators for the Information Society</w:t>
      </w:r>
      <w:r>
        <w:t xml:space="preserve"> was created. Since this time the OECD has published an annual set of indicators for the ICT sector and this has largely emphasised its impact on the economy (Jeskanen-Sundström 2003). As the UN agency responsible for ICTs the International Telecommunications Union (ITU) has, on the other hand, tended to focus on the right to access, and this has focused on infrastructures and cost as key inhibitors for uptake. They release annual statistics relating to ICT access including information on cost; however, while global in scale, this information is very limited. Their </w:t>
      </w:r>
      <w:r>
        <w:rPr>
          <w:i/>
        </w:rPr>
        <w:t>Digital Opportunity Index</w:t>
      </w:r>
      <w:r>
        <w:t xml:space="preserve"> (DOI), developed in 2005, was far more comprehensive and it focused on ICT opportunity, infrastructure and utilisation. Many national governments also have developed their own ad-hoc or national surveys to assess technology use.</w:t>
      </w:r>
      <w:commentRangeEnd w:id="27"/>
      <w:r w:rsidR="007D2626">
        <w:rPr>
          <w:rStyle w:val="CommentReference"/>
        </w:rPr>
        <w:commentReference w:id="27"/>
      </w:r>
    </w:p>
    <w:p w14:paraId="121FBEB3" w14:textId="77777777" w:rsidR="00F32793" w:rsidRDefault="007D72F1">
      <w:pPr>
        <w:pStyle w:val="BodyText"/>
      </w:pPr>
      <w:r>
        <w:t xml:space="preserve">However, despite all of these measurements –– some of which are ongoing as annual studies –– we argue here that the preoccupation with specifically measurable qualities of digital infrastructural availability and individual interactions needs to be reframed within a more comprehensive theoretical rubric, which we employ in the development of a set of constructs and measurement instruments. The rubric we suggest is oriented around the key concept of ‘capacities’, selected because they connote both the general and generative capacities of technology users, but also productive capacities of </w:t>
      </w:r>
      <w:ins w:id="29" w:author="Philippa Collin" w:date="2016-08-05T14:55:00Z">
        <w:r w:rsidR="007D2626">
          <w:t>digital (? – technical could be anything including a hammer??)</w:t>
        </w:r>
      </w:ins>
      <w:del w:id="30" w:author="Philippa Collin" w:date="2016-08-05T14:55:00Z">
        <w:r w:rsidDel="007D2626">
          <w:delText>technical</w:delText>
        </w:r>
      </w:del>
      <w:r>
        <w:t xml:space="preserve"> </w:t>
      </w:r>
      <w:proofErr w:type="gramStart"/>
      <w:r>
        <w:t>objects</w:t>
      </w:r>
      <w:proofErr w:type="gramEnd"/>
      <w:r>
        <w:t xml:space="preserve">. Bandwidth, hard drives, memory and telecommunication networks, for instance, are frequently referenced and measured in terms of their capacities. Beyond their technical specifications, as infrastructures such objects can also be thought to build capacities, or equally, to incapacitate. Here we also seek to align the language of capacities to work on information infrastructures (Star and Ruhleder 1996; Bowker and Star 2000; Bowker et al. 2009). As a concept applied to the digital field, then, </w:t>
      </w:r>
      <w:r>
        <w:rPr>
          <w:i/>
        </w:rPr>
        <w:t>capacities</w:t>
      </w:r>
      <w:r>
        <w:t xml:space="preserve"> can do the multiple work of connoting individual abilities, properties of digital devices, and a set of sociotechnical conditions and affordances embedded in particular places and </w:t>
      </w:r>
      <w:commentRangeStart w:id="31"/>
      <w:r>
        <w:t>communities</w:t>
      </w:r>
      <w:commentRangeEnd w:id="31"/>
      <w:r w:rsidR="007D2626">
        <w:rPr>
          <w:rStyle w:val="CommentReference"/>
        </w:rPr>
        <w:commentReference w:id="31"/>
      </w:r>
      <w:r>
        <w:t>.</w:t>
      </w:r>
    </w:p>
    <w:p w14:paraId="66E381C9" w14:textId="77777777" w:rsidR="00F32793" w:rsidRDefault="007D72F1">
      <w:pPr>
        <w:pStyle w:val="BodyText"/>
      </w:pPr>
      <w:r>
        <w:t xml:space="preserve">In the </w:t>
      </w:r>
      <w:commentRangeStart w:id="32"/>
      <w:r>
        <w:t>social field</w:t>
      </w:r>
      <w:commentRangeEnd w:id="32"/>
      <w:r w:rsidR="007D2626">
        <w:rPr>
          <w:rStyle w:val="CommentReference"/>
        </w:rPr>
        <w:commentReference w:id="32"/>
      </w:r>
      <w:r>
        <w:t>, capacities can incorporate relevant key concepts that have been employed in the digital measurement literature: the capacity to connect, the capacity to develop competencies, the capacity to engage, and so on.</w:t>
      </w:r>
      <w:commentRangeStart w:id="33"/>
      <w:r>
        <w:t xml:space="preserve"> Significantly for a general theory of digital capacity measurement, the close semantic proximity of ‘capacity’ to ‘capability’ also concords with the extensive work on ‘human capabilities’ by Sen (1999), Nussbaum (2011), and others. While</w:t>
      </w:r>
      <w:ins w:id="34" w:author="Philippa Collin" w:date="2016-08-05T16:52:00Z">
        <w:r w:rsidR="009A171F">
          <w:softHyphen/>
        </w:r>
      </w:ins>
      <w:r>
        <w:t xml:space="preserve"> our own theoretical paradigm, the subject of ongoing work, differs substantially from the specific capabilities suggested by Nussbaum (2011), this proximity points to the potential alignment of digital capacity indexes with broader societal measures such as the </w:t>
      </w:r>
      <w:r>
        <w:rPr>
          <w:i/>
        </w:rPr>
        <w:t>Human Development Index</w:t>
      </w:r>
      <w:r>
        <w:t xml:space="preserve">, informed by Nussbaum and Sen’s </w:t>
      </w:r>
      <w:r>
        <w:rPr>
          <w:i/>
        </w:rPr>
        <w:t>Capabilities Approach</w:t>
      </w:r>
      <w:r>
        <w:t xml:space="preserve">. </w:t>
      </w:r>
      <w:commentRangeEnd w:id="33"/>
      <w:r w:rsidR="009A171F">
        <w:rPr>
          <w:rStyle w:val="CommentReference"/>
        </w:rPr>
        <w:commentReference w:id="33"/>
      </w:r>
      <w:r>
        <w:t xml:space="preserve">As we discuss further in our methodology below, this feature of conceptual translatability is significant for mesauring a multidimensional and diverse set of </w:t>
      </w:r>
      <w:r>
        <w:lastRenderedPageBreak/>
        <w:t xml:space="preserve">sociotechnical variables. </w:t>
      </w:r>
      <w:r>
        <w:rPr>
          <w:i/>
        </w:rPr>
        <w:t>Capacities</w:t>
      </w:r>
      <w:r>
        <w:t xml:space="preserve"> is the term which best seems to meet this demand, and we discuss below the challenges and one potential approach for developing a substantive yet contextualised account of what these capacities might be.</w:t>
      </w:r>
    </w:p>
    <w:p w14:paraId="40F6F507" w14:textId="2C37533C" w:rsidR="00F32793" w:rsidRDefault="007D72F1">
      <w:pPr>
        <w:pStyle w:val="Heading2"/>
      </w:pPr>
      <w:bookmarkStart w:id="35" w:name="digital-capacities-rapidly-changing-ubiq"/>
      <w:bookmarkEnd w:id="35"/>
      <w:r>
        <w:t xml:space="preserve">Digital capacities: </w:t>
      </w:r>
      <w:commentRangeStart w:id="36"/>
      <w:del w:id="37" w:author="Philippa Collin" w:date="2016-08-08T14:46:00Z">
        <w:r w:rsidDel="00E239E5">
          <w:delText xml:space="preserve">Rapidly changing </w:delText>
        </w:r>
      </w:del>
      <w:r>
        <w:t>ubiquit</w:t>
      </w:r>
      <w:ins w:id="38" w:author="Philippa Collin" w:date="2016-08-08T14:46:00Z">
        <w:r w:rsidR="00E239E5">
          <w:t>ous but rapidly changing</w:t>
        </w:r>
      </w:ins>
      <w:del w:id="39" w:author="Philippa Collin" w:date="2016-08-08T14:46:00Z">
        <w:r w:rsidDel="00E239E5">
          <w:delText>y</w:delText>
        </w:r>
        <w:commentRangeEnd w:id="36"/>
        <w:r w:rsidR="009A171F" w:rsidDel="00E239E5">
          <w:rPr>
            <w:rStyle w:val="CommentReference"/>
            <w:rFonts w:asciiTheme="minorHAnsi" w:eastAsiaTheme="minorHAnsi" w:hAnsiTheme="minorHAnsi" w:cstheme="minorBidi"/>
            <w:b w:val="0"/>
            <w:bCs w:val="0"/>
            <w:color w:val="auto"/>
          </w:rPr>
          <w:commentReference w:id="36"/>
        </w:r>
      </w:del>
    </w:p>
    <w:p w14:paraId="5D22F4CB" w14:textId="7B15B1D2" w:rsidR="00F32793" w:rsidRDefault="007D72F1">
      <w:pPr>
        <w:pStyle w:val="FirstParagraph"/>
      </w:pPr>
      <w:commentRangeStart w:id="40"/>
      <w:r>
        <w:t xml:space="preserve">Broadly, </w:t>
      </w:r>
      <w:ins w:id="41" w:author="Philippa Collin" w:date="2016-08-08T14:47:00Z">
        <w:r w:rsidR="00E239E5">
          <w:t>we define digital capacities as subject-</w:t>
        </w:r>
        <w:proofErr w:type="spellStart"/>
        <w:r w:rsidR="00E239E5">
          <w:t>centred</w:t>
        </w:r>
        <w:proofErr w:type="spellEnd"/>
        <w:r w:rsidR="00E239E5">
          <w:t xml:space="preserve"> and relational: they are not fixed but are a dynamic set of conditions that shape how people</w:t>
        </w:r>
      </w:ins>
      <w:ins w:id="42" w:author="Philippa Collin" w:date="2016-08-08T14:48:00Z">
        <w:r w:rsidR="00E239E5">
          <w:t xml:space="preserve"> live with and through</w:t>
        </w:r>
      </w:ins>
      <w:ins w:id="43" w:author="Philippa Collin" w:date="2016-08-08T14:47:00Z">
        <w:r w:rsidR="00E239E5">
          <w:t xml:space="preserve"> technologies in ways that matter to them</w:t>
        </w:r>
      </w:ins>
      <w:ins w:id="44" w:author="Philippa Collin" w:date="2016-08-08T14:48:00Z">
        <w:r w:rsidR="00E239E5">
          <w:t>.</w:t>
        </w:r>
      </w:ins>
      <w:ins w:id="45" w:author="Philippa Collin" w:date="2016-08-08T14:47:00Z">
        <w:r w:rsidR="00E239E5">
          <w:t xml:space="preserve"> </w:t>
        </w:r>
      </w:ins>
      <w:ins w:id="46" w:author="Philippa Collin" w:date="2016-08-08T14:49:00Z">
        <w:r w:rsidR="00E239E5">
          <w:t xml:space="preserve">They are relational: contextualized and arising through the </w:t>
        </w:r>
      </w:ins>
      <w:ins w:id="47" w:author="Philippa Collin" w:date="2016-08-08T14:55:00Z">
        <w:r w:rsidR="00E239E5">
          <w:t xml:space="preserve">socio-technical </w:t>
        </w:r>
      </w:ins>
      <w:ins w:id="48" w:author="Philippa Collin" w:date="2016-08-08T14:49:00Z">
        <w:r w:rsidR="00E239E5">
          <w:t xml:space="preserve">arrangements </w:t>
        </w:r>
      </w:ins>
      <w:ins w:id="49" w:author="Philippa Collin" w:date="2016-08-08T14:50:00Z">
        <w:r w:rsidR="00E239E5">
          <w:t>of</w:t>
        </w:r>
      </w:ins>
      <w:ins w:id="50" w:author="Philippa Collin" w:date="2016-08-08T14:49:00Z">
        <w:r w:rsidR="00E239E5">
          <w:t xml:space="preserve"> particular places and times. </w:t>
        </w:r>
      </w:ins>
      <w:del w:id="51" w:author="Philippa Collin" w:date="2016-08-08T14:47:00Z">
        <w:r w:rsidDel="00E239E5">
          <w:delText xml:space="preserve">we define digital capacities as subject-centred, referring to people’s ability to use technologies in ways that matter to them. </w:delText>
        </w:r>
        <w:commentRangeEnd w:id="40"/>
        <w:r w:rsidR="00FA7D1D" w:rsidDel="00E239E5">
          <w:rPr>
            <w:rStyle w:val="CommentReference"/>
          </w:rPr>
          <w:commentReference w:id="40"/>
        </w:r>
      </w:del>
      <w:r>
        <w:t>Our digital capacities are always in flux: our individual</w:t>
      </w:r>
      <w:ins w:id="52" w:author="Philippa Collin" w:date="2016-08-08T14:47:00Z">
        <w:r w:rsidR="00E239E5">
          <w:t>, group</w:t>
        </w:r>
      </w:ins>
      <w:r>
        <w:t xml:space="preserve"> and societal-level needs and interests constantly change, as do social practices, technologies and infrastructures</w:t>
      </w:r>
      <w:ins w:id="53" w:author="Philippa Collin" w:date="2016-08-05T16:58:00Z">
        <w:r w:rsidR="009A171F">
          <w:t xml:space="preserve">. </w:t>
        </w:r>
      </w:ins>
      <w:del w:id="54" w:author="Philippa Collin" w:date="2016-08-08T14:49:00Z">
        <w:r w:rsidDel="00E239E5">
          <w:delText xml:space="preserve">. </w:delText>
        </w:r>
      </w:del>
      <w:r>
        <w:t xml:space="preserve">The growing prevalence and significance of digital capacities motivate our efforts to develop a general method for measuring them. The need for measurement </w:t>
      </w:r>
      <w:del w:id="55" w:author="Philippa Collin" w:date="2016-08-05T17:01:00Z">
        <w:r w:rsidDel="009A171F">
          <w:delText>derives, equally, from many other corners:</w:delText>
        </w:r>
      </w:del>
      <w:ins w:id="56" w:author="Philippa Collin" w:date="2016-08-05T17:01:00Z">
        <w:r w:rsidR="009A171F">
          <w:t>arises</w:t>
        </w:r>
      </w:ins>
      <w:r>
        <w:t xml:space="preserve"> from </w:t>
      </w:r>
      <w:commentRangeStart w:id="57"/>
      <w:del w:id="58" w:author="Philippa Collin" w:date="2016-08-08T14:52:00Z">
        <w:r w:rsidDel="00E239E5">
          <w:delText>policy makers and activists</w:delText>
        </w:r>
        <w:commentRangeEnd w:id="57"/>
        <w:r w:rsidR="00E239E5" w:rsidDel="00E239E5">
          <w:rPr>
            <w:rStyle w:val="CommentReference"/>
          </w:rPr>
          <w:commentReference w:id="57"/>
        </w:r>
      </w:del>
      <w:ins w:id="59" w:author="Philippa Collin" w:date="2016-08-08T14:52:00Z">
        <w:r w:rsidR="00E239E5">
          <w:t>diverse constituents: policy makers and activists</w:t>
        </w:r>
      </w:ins>
      <w:r>
        <w:t xml:space="preserve"> seeking to address infrastructural deficiencies or social inequities in capacities; </w:t>
      </w:r>
      <w:del w:id="60" w:author="Philippa Collin" w:date="2016-08-08T14:52:00Z">
        <w:r w:rsidDel="00E239E5">
          <w:delText xml:space="preserve">from </w:delText>
        </w:r>
      </w:del>
      <w:r>
        <w:t>companies aiming to broaden the relevance of their products and services; and</w:t>
      </w:r>
      <w:ins w:id="61" w:author="Philippa Collin" w:date="2016-08-08T14:52:00Z">
        <w:r w:rsidR="00E239E5">
          <w:t>,</w:t>
        </w:r>
      </w:ins>
      <w:r>
        <w:t xml:space="preserve"> </w:t>
      </w:r>
      <w:del w:id="62" w:author="Philippa Collin" w:date="2016-08-08T14:52:00Z">
        <w:r w:rsidDel="00E239E5">
          <w:delText xml:space="preserve">from </w:delText>
        </w:r>
      </w:del>
      <w:r>
        <w:t>the research community exploring relationships between digital capacities and other social characteristics. In turn this demand begs a series of further questions: what distinct capacities exist, and how are they to be defined, articulated and measured? Where are these capacities located – in individuals</w:t>
      </w:r>
      <w:ins w:id="63" w:author="Philippa Collin" w:date="2016-08-05T17:03:00Z">
        <w:r w:rsidR="002E1E07">
          <w:t xml:space="preserve"> or groups</w:t>
        </w:r>
      </w:ins>
      <w:r>
        <w:t>, in devices and infrastructure, or in broader sociotechnical assemblages? In a globalised world of coworking, media sharing and interlinked supply chains, is it any longer meaningful to talk about digital capacities at a national level?</w:t>
      </w:r>
      <w:ins w:id="64" w:author="Philippa Collin" w:date="2016-08-05T17:04:00Z">
        <w:r w:rsidR="007D0EE8">
          <w:t xml:space="preserve"> </w:t>
        </w:r>
      </w:ins>
      <w:ins w:id="65" w:author="Philippa Collin" w:date="2016-08-08T15:01:00Z">
        <w:r w:rsidR="007D0EE8">
          <w:t>C</w:t>
        </w:r>
      </w:ins>
      <w:ins w:id="66" w:author="Philippa Collin" w:date="2016-08-05T17:04:00Z">
        <w:r w:rsidR="002E1E07">
          <w:t>an a general set of capacities be sensitive and reflect difference and diversity in different contexts</w:t>
        </w:r>
      </w:ins>
      <w:ins w:id="67" w:author="Philippa Collin" w:date="2016-08-08T15:02:00Z">
        <w:r w:rsidR="007D0EE8">
          <w:t xml:space="preserve"> and over time</w:t>
        </w:r>
      </w:ins>
      <w:ins w:id="68" w:author="Philippa Collin" w:date="2016-08-05T17:05:00Z">
        <w:r w:rsidR="002E1E07">
          <w:t>?</w:t>
        </w:r>
      </w:ins>
    </w:p>
    <w:p w14:paraId="2115F520" w14:textId="0A53B469" w:rsidR="00F32793" w:rsidRDefault="007D0EE8">
      <w:pPr>
        <w:pStyle w:val="BodyText"/>
      </w:pPr>
      <w:ins w:id="69" w:author="Philippa Collin" w:date="2016-08-08T15:02:00Z">
        <w:r>
          <w:t>O</w:t>
        </w:r>
      </w:ins>
      <w:del w:id="70" w:author="Philippa Collin" w:date="2016-08-08T15:02:00Z">
        <w:r w:rsidR="007D72F1" w:rsidDel="007D0EE8">
          <w:delText>Without restricting the productive debates these questions engender, o</w:delText>
        </w:r>
      </w:del>
      <w:proofErr w:type="gramStart"/>
      <w:r w:rsidR="007D72F1">
        <w:t>ur</w:t>
      </w:r>
      <w:proofErr w:type="gramEnd"/>
      <w:r w:rsidR="007D72F1">
        <w:t xml:space="preserve"> account responds </w:t>
      </w:r>
      <w:ins w:id="71" w:author="Philippa Collin" w:date="2016-08-05T17:05:00Z">
        <w:r w:rsidR="0015503B">
          <w:t xml:space="preserve">to </w:t>
        </w:r>
      </w:ins>
      <w:r w:rsidR="007D72F1">
        <w:t>these questions by focu</w:t>
      </w:r>
      <w:del w:id="72" w:author="Philippa Collin" w:date="2016-08-08T14:37:00Z">
        <w:r w:rsidR="007D72F1" w:rsidDel="00BE7049">
          <w:delText>s</w:delText>
        </w:r>
      </w:del>
      <w:r w:rsidR="007D72F1">
        <w:t xml:space="preserve">sing on users of technology in the Australian context. It does, however, remain complicated by its goal of generality. Both the rate of technological change and the varied or differential pace of that change mean that methodological instrumentation of </w:t>
      </w:r>
      <w:ins w:id="73" w:author="Philippa Collin" w:date="2016-08-08T14:37:00Z">
        <w:r w:rsidR="00BE7049">
          <w:t xml:space="preserve">concepts and </w:t>
        </w:r>
      </w:ins>
      <w:r w:rsidR="007D72F1">
        <w:t xml:space="preserve">theories is subject to considerable revision across space and time. </w:t>
      </w:r>
      <w:commentRangeStart w:id="74"/>
      <w:r w:rsidR="007D72F1">
        <w:t>At least some</w:t>
      </w:r>
      <w:del w:id="75" w:author="Philippa Collin" w:date="2016-08-08T14:37:00Z">
        <w:r w:rsidR="007D72F1" w:rsidDel="00BE7049">
          <w:delText xml:space="preserve"> of our collective</w:delText>
        </w:r>
      </w:del>
      <w:r w:rsidR="007D72F1">
        <w:t xml:space="preserve"> digital capacities change at the rate of hardware developments and software releases </w:t>
      </w:r>
      <w:ins w:id="76" w:author="Philippa Collin" w:date="2016-08-08T14:38:00Z">
        <w:r w:rsidR="00BE7049">
          <w:t>(</w:t>
        </w:r>
      </w:ins>
      <w:del w:id="77" w:author="Philippa Collin" w:date="2016-08-08T14:38:00Z">
        <w:r w:rsidR="007D72F1" w:rsidDel="00BE7049">
          <w:delText xml:space="preserve">– that is, </w:delText>
        </w:r>
      </w:del>
      <w:r w:rsidR="007D72F1">
        <w:t>at the rate of days, weeks or months, rather than across years or decades</w:t>
      </w:r>
      <w:ins w:id="78" w:author="Philippa Collin" w:date="2016-08-08T14:38:00Z">
        <w:r w:rsidR="00BE7049">
          <w:t>) and human</w:t>
        </w:r>
      </w:ins>
      <w:del w:id="79" w:author="Philippa Collin" w:date="2016-08-08T14:38:00Z">
        <w:r w:rsidR="007D72F1" w:rsidDel="00BE7049">
          <w:delText>, while this can change as quickly as our</w:delText>
        </w:r>
      </w:del>
      <w:r w:rsidR="007D72F1">
        <w:t xml:space="preserve"> movement across </w:t>
      </w:r>
      <w:ins w:id="80" w:author="Philippa Collin" w:date="2016-08-08T14:38:00Z">
        <w:r w:rsidR="00BE7049">
          <w:t xml:space="preserve">geographical </w:t>
        </w:r>
      </w:ins>
      <w:r w:rsidR="007D72F1">
        <w:t xml:space="preserve">place and </w:t>
      </w:r>
      <w:ins w:id="81" w:author="Philippa Collin" w:date="2016-08-08T14:39:00Z">
        <w:r w:rsidR="00BE7049">
          <w:t xml:space="preserve">in relation to </w:t>
        </w:r>
      </w:ins>
      <w:del w:id="82" w:author="Philippa Collin" w:date="2016-08-08T14:39:00Z">
        <w:r w:rsidR="007D72F1" w:rsidDel="00BE7049">
          <w:delText xml:space="preserve">our </w:delText>
        </w:r>
      </w:del>
      <w:ins w:id="83" w:author="Philippa Collin" w:date="2016-08-05T17:06:00Z">
        <w:r w:rsidR="0015503B">
          <w:t xml:space="preserve">financial </w:t>
        </w:r>
      </w:ins>
      <w:r w:rsidR="007D72F1">
        <w:t xml:space="preserve">ability to pay for devices and access. </w:t>
      </w:r>
      <w:commentRangeEnd w:id="74"/>
      <w:r w:rsidR="0015503B">
        <w:rPr>
          <w:rStyle w:val="CommentReference"/>
        </w:rPr>
        <w:commentReference w:id="74"/>
      </w:r>
      <w:r w:rsidR="007D72F1">
        <w:t>This contrasts with many other forms of individual or social capacities, such as the abilities to learn languages, to improve health outcomes, or to participate in political life, which vary in</w:t>
      </w:r>
      <w:del w:id="84" w:author="Philippa Collin" w:date="2016-08-05T17:12:00Z">
        <w:r w:rsidR="007D72F1" w:rsidDel="0015503B">
          <w:delText xml:space="preserve"> line</w:delText>
        </w:r>
      </w:del>
      <w:ins w:id="85" w:author="Philippa Collin" w:date="2016-08-05T17:12:00Z">
        <w:r w:rsidR="0015503B">
          <w:t xml:space="preserve"> contrast (?)</w:t>
        </w:r>
      </w:ins>
      <w:r w:rsidR="007D72F1">
        <w:t xml:space="preserve"> with the slower pace of education diffusion, policy reform and economic development.</w:t>
      </w:r>
    </w:p>
    <w:p w14:paraId="62699D3F" w14:textId="01DC56F2" w:rsidR="00F32793" w:rsidDel="00BE7049" w:rsidRDefault="007D72F1">
      <w:pPr>
        <w:pStyle w:val="BodyText"/>
        <w:rPr>
          <w:del w:id="86" w:author="Philippa Collin" w:date="2016-08-08T14:36:00Z"/>
        </w:rPr>
      </w:pPr>
      <w:commentRangeStart w:id="87"/>
      <w:del w:id="88" w:author="Philippa Collin" w:date="2016-08-08T14:36:00Z">
        <w:r w:rsidDel="00BE7049">
          <w:delText xml:space="preserve">Similarly, the rates of digital capacity occur across complex social vectors. This is aptly illustrated by what is a rarified but increasingly globalised example of digital capacity: the expansion of programming skills through formal educational institutions as well as informal opportunities, including coding clinics, hackathons, interpretive scripting environments and broader social pressures to ‘learn to code’. Since definitions of ‘programming’ vary from full-time professionals to occasional ‘hackers’ or ‘script junkies’, worldwide estimates of programmers are difficult to estimate with precision. Some indication of gross numbers can be obtained from user metrics on popular code repositories such as </w:delText>
        </w:r>
        <w:r w:rsidR="00266359" w:rsidDel="00BE7049">
          <w:fldChar w:fldCharType="begin"/>
        </w:r>
        <w:r w:rsidR="00266359" w:rsidDel="00BE7049">
          <w:delInstrText xml:space="preserve"> HYPERLINK "http://github.com" \h </w:delInstrText>
        </w:r>
        <w:r w:rsidR="00266359" w:rsidDel="00BE7049">
          <w:fldChar w:fldCharType="separate"/>
        </w:r>
        <w:r w:rsidDel="00BE7049">
          <w:rPr>
            <w:rStyle w:val="Hyperlink"/>
          </w:rPr>
          <w:delText>GitHub</w:delText>
        </w:r>
        <w:r w:rsidR="00266359" w:rsidDel="00BE7049">
          <w:rPr>
            <w:rStyle w:val="Hyperlink"/>
          </w:rPr>
          <w:fldChar w:fldCharType="end"/>
        </w:r>
        <w:r w:rsidDel="00BE7049">
          <w:delText xml:space="preserve">, and technical Q&amp;A fora, such as </w:delText>
        </w:r>
        <w:r w:rsidR="00266359" w:rsidDel="00BE7049">
          <w:fldChar w:fldCharType="begin"/>
        </w:r>
        <w:r w:rsidR="00266359" w:rsidDel="00BE7049">
          <w:delInstrText xml:space="preserve"> HYPERLINK "http://stackoverflow.com/" \h </w:delInstrText>
        </w:r>
        <w:r w:rsidR="00266359" w:rsidDel="00BE7049">
          <w:fldChar w:fldCharType="separate"/>
        </w:r>
        <w:r w:rsidDel="00BE7049">
          <w:rPr>
            <w:rStyle w:val="Hyperlink"/>
          </w:rPr>
          <w:delText>Stack Overflow</w:delText>
        </w:r>
        <w:r w:rsidR="00266359" w:rsidDel="00BE7049">
          <w:rPr>
            <w:rStyle w:val="Hyperlink"/>
          </w:rPr>
          <w:fldChar w:fldCharType="end"/>
        </w:r>
        <w:r w:rsidDel="00BE7049">
          <w:delText xml:space="preserve">. As of April 2014, </w:delText>
        </w:r>
        <w:r w:rsidDel="00BE7049">
          <w:rPr>
            <w:i/>
          </w:rPr>
          <w:delText>GitHub</w:delText>
        </w:r>
        <w:r w:rsidDel="00BE7049">
          <w:delText xml:space="preserve"> reports </w:delText>
        </w:r>
        <w:r w:rsidR="00266359" w:rsidDel="00BE7049">
          <w:fldChar w:fldCharType="begin"/>
        </w:r>
        <w:r w:rsidR="00266359" w:rsidDel="00BE7049">
          <w:delInstrText xml:space="preserve"> HYPERLINK "https://github.com/about/press" \h </w:delInstrText>
        </w:r>
        <w:r w:rsidR="00266359" w:rsidDel="00BE7049">
          <w:fldChar w:fldCharType="separate"/>
        </w:r>
        <w:r w:rsidDel="00BE7049">
          <w:rPr>
            <w:rStyle w:val="Hyperlink"/>
          </w:rPr>
          <w:delText>14 million users</w:delText>
        </w:r>
        <w:r w:rsidR="00266359" w:rsidDel="00BE7049">
          <w:rPr>
            <w:rStyle w:val="Hyperlink"/>
          </w:rPr>
          <w:fldChar w:fldCharType="end"/>
        </w:r>
        <w:r w:rsidDel="00BE7049">
          <w:delText xml:space="preserve">, while </w:delText>
        </w:r>
        <w:r w:rsidDel="00BE7049">
          <w:rPr>
            <w:i/>
          </w:rPr>
          <w:delText>Stack Overflow</w:delText>
        </w:r>
        <w:r w:rsidDel="00BE7049">
          <w:delText xml:space="preserve"> reports 4.5 million registered </w:delText>
        </w:r>
        <w:r w:rsidR="00266359" w:rsidDel="00BE7049">
          <w:fldChar w:fldCharType="begin"/>
        </w:r>
        <w:r w:rsidR="00266359" w:rsidDel="00BE7049">
          <w:delInstrText xml:space="preserve"> HYPERLINK "http://stackoverflow.com/" \h </w:delInstrText>
        </w:r>
        <w:r w:rsidR="00266359" w:rsidDel="00BE7049">
          <w:fldChar w:fldCharType="separate"/>
        </w:r>
        <w:r w:rsidDel="00BE7049">
          <w:rPr>
            <w:rStyle w:val="Hyperlink"/>
          </w:rPr>
          <w:delText>‘programmers’</w:delText>
        </w:r>
        <w:r w:rsidR="00266359" w:rsidDel="00BE7049">
          <w:rPr>
            <w:rStyle w:val="Hyperlink"/>
          </w:rPr>
          <w:fldChar w:fldCharType="end"/>
        </w:r>
        <w:r w:rsidDel="00BE7049">
          <w:delText>. Both are likely underestimates, as many programmers do not use these sites, or access them anonymously, yet these numbers still represent order-of-magnitude increases over approximate estimates in the 2000s (approximately 5 million) and 1990s (under 1 million). Such aggregated figures do however bely the ways the diffusion of programming skills also follow broad trajectories of geography, education, availability of digital infrastructure. Entry to the programming profession corresponds strongly to availability of tertiary education, affordable hardware, software and the Internet, and clusters of investment in technological innovation. Programmers also are sharply skewed demographically and geographically: male gendered, middle class, and urban residents.</w:delText>
        </w:r>
        <w:r w:rsidDel="00BE7049">
          <w:rPr>
            <w:rStyle w:val="FootnoteReference"/>
          </w:rPr>
          <w:footnoteReference w:id="7"/>
        </w:r>
        <w:r w:rsidDel="00BE7049">
          <w:delText xml:space="preserve"> Yet even this characteristic has locational variation: as Poster (2013) notes in a comparative study of gender in American and Indian IT firms, ‘the masculine “cultures of engineering” often cited in the US literature are weaker in my </w:delText>
        </w:r>
        <w:r w:rsidDel="00BE7049">
          <w:rPr>
            <w:i/>
          </w:rPr>
          <w:delText>Indian</w:delText>
        </w:r>
        <w:r w:rsidDel="00BE7049">
          <w:delText xml:space="preserve"> cases’.</w:delText>
        </w:r>
      </w:del>
    </w:p>
    <w:p w14:paraId="08C264D0" w14:textId="77777777" w:rsidR="00F32793" w:rsidRDefault="007D72F1">
      <w:pPr>
        <w:pStyle w:val="BodyText"/>
      </w:pPr>
      <w:r>
        <w:t>These illustrations index the global growth and relative geographic change of digital capacity. Numerous other trends, both endogenous and exogenous to the ICT industry, also impact how capacity is configured. In-built product obsolescence, switches from desktop to mobile apps, ease of accessing social media apps and networks, increases in automation and improvements in design mean certain capacities are more readily acquired, while others become forgotten or obscured.</w:t>
      </w:r>
      <w:commentRangeEnd w:id="87"/>
      <w:r w:rsidR="00266359">
        <w:rPr>
          <w:rStyle w:val="CommentReference"/>
        </w:rPr>
        <w:commentReference w:id="87"/>
      </w:r>
    </w:p>
    <w:p w14:paraId="24A23AC2" w14:textId="725981A5" w:rsidR="00F32793" w:rsidRDefault="007D72F1">
      <w:pPr>
        <w:pStyle w:val="BodyText"/>
      </w:pPr>
      <w:r>
        <w:t xml:space="preserve">Our definition and analysis of digital capacities foregrounds two implications of this conceptual volatility. The first implication is that any specific measureable dimension of capacity is likely to have limited shelf-life, both over time and across regions. This implies </w:t>
      </w:r>
      <w:r>
        <w:lastRenderedPageBreak/>
        <w:t>the need for intermediary categories of analysis to mediate between these measures and any generalized definition of capacity itself. It further suggests that while application of direct measures may not be replicable,</w:t>
      </w:r>
      <w:del w:id="91" w:author="Philippa Collin" w:date="2016-08-05T17:23:00Z">
        <w:r w:rsidDel="007D72F1">
          <w:delText xml:space="preserve"> both</w:delText>
        </w:r>
      </w:del>
      <w:r>
        <w:t xml:space="preserve"> the</w:t>
      </w:r>
      <w:del w:id="92" w:author="Philippa Collin" w:date="2016-08-05T17:23:00Z">
        <w:r w:rsidDel="007D72F1">
          <w:delText>se</w:delText>
        </w:r>
      </w:del>
      <w:r>
        <w:t xml:space="preserve"> intermediary level</w:t>
      </w:r>
      <w:ins w:id="93" w:author="Philippa Collin" w:date="2016-08-05T17:23:00Z">
        <w:r>
          <w:t>s</w:t>
        </w:r>
      </w:ins>
      <w:del w:id="94" w:author="Philippa Collin" w:date="2016-08-05T17:23:00Z">
        <w:r w:rsidDel="007D72F1">
          <w:delText>s</w:delText>
        </w:r>
      </w:del>
      <w:r>
        <w:t xml:space="preserve"> and the</w:t>
      </w:r>
      <w:del w:id="95" w:author="Philippa Collin" w:date="2016-08-05T17:23:00Z">
        <w:r w:rsidDel="007D72F1">
          <w:delText xml:space="preserve"> very</w:delText>
        </w:r>
      </w:del>
      <w:r>
        <w:t xml:space="preserve"> process of selecting</w:t>
      </w:r>
      <w:del w:id="96" w:author="Philippa Collin" w:date="2016-08-05T17:23:00Z">
        <w:r w:rsidDel="007D72F1">
          <w:delText xml:space="preserve"> those</w:delText>
        </w:r>
      </w:del>
      <w:r>
        <w:t xml:space="preserve"> measures may have greater prospect for flexible reuse and adaptation across different spatiotemporal </w:t>
      </w:r>
      <w:commentRangeStart w:id="97"/>
      <w:r>
        <w:t>frames</w:t>
      </w:r>
      <w:commentRangeEnd w:id="97"/>
      <w:r>
        <w:rPr>
          <w:rStyle w:val="CommentReference"/>
        </w:rPr>
        <w:commentReference w:id="97"/>
      </w:r>
      <w:r>
        <w:t>.</w:t>
      </w:r>
    </w:p>
    <w:p w14:paraId="7EB4EAFB" w14:textId="3DCFBFBC" w:rsidR="00F32793" w:rsidRDefault="007D72F1">
      <w:pPr>
        <w:pStyle w:val="BodyText"/>
      </w:pPr>
      <w:r>
        <w:t xml:space="preserve">The second implication draws upon the exogenous social factors that impact upon the development of digital capacities. Policy change, community reorientation, geographic proximity to centres of technology, and economic investment, particularly in infrastructure and innovation, act as spurs to the production of new </w:t>
      </w:r>
      <w:commentRangeStart w:id="98"/>
      <w:r>
        <w:t>capacities</w:t>
      </w:r>
      <w:commentRangeEnd w:id="98"/>
      <w:r>
        <w:rPr>
          <w:rStyle w:val="CommentReference"/>
        </w:rPr>
        <w:commentReference w:id="98"/>
      </w:r>
      <w:r>
        <w:t xml:space="preserve">. It is now a truism – borne out in recent STS qualitative analyses of households, communities and workplaces – that technology skills do not develop in isolation of their social context. Due in part to their different emphases, recent quantitative studies (e.g. Livingstone et al. 2010, Helsper (2012), Humphry (2014)) have treated this relational dimension principally as one of the motivations for the use of digital technology – for example, measuring whether mobile phones are used for “staying in touch with friends” (Humphry 2014), or whether “I have a better relationship with my friends and family because I use the Internet” (Helsper 2012). In our own survey instrument, we extend measurement of this concept to encompass the significance of the relationships that enable and support this </w:t>
      </w:r>
      <w:commentRangeStart w:id="99"/>
      <w:r>
        <w:t>use</w:t>
      </w:r>
      <w:commentRangeEnd w:id="99"/>
      <w:r>
        <w:rPr>
          <w:rStyle w:val="CommentReference"/>
        </w:rPr>
        <w:commentReference w:id="99"/>
      </w:r>
      <w:r>
        <w:t>.</w:t>
      </w:r>
    </w:p>
    <w:p w14:paraId="7DA79C76" w14:textId="77777777" w:rsidR="00F32793" w:rsidRDefault="007D72F1">
      <w:pPr>
        <w:pStyle w:val="BodyText"/>
      </w:pPr>
      <w:r>
        <w:t>We elaborate upon both of these implications in our account of digital capacities below. We then discuss a study that operationalizes that account, as part of a larger research project, through a survey of 2,000 Australians. We present in some detail our procedure for arriving at a set of four capacity fields, or what we term “critical issues”, and associated variables and indicators. We then present the results of the survey, highlighting significant findings by demographic variables and relationships. We conclude with observations on what these results say about digital capacities of Australians in 2016, and on the methodological prospects for adapting the instrument to measure capacities in other times and places.</w:t>
      </w:r>
    </w:p>
    <w:p w14:paraId="222A4FAF" w14:textId="77777777" w:rsidR="00F32793" w:rsidRDefault="007D72F1">
      <w:pPr>
        <w:pStyle w:val="Heading2"/>
      </w:pPr>
      <w:bookmarkStart w:id="100" w:name="towards-an-approach-for-defining-changin"/>
      <w:bookmarkEnd w:id="100"/>
      <w:r>
        <w:t xml:space="preserve">Towards an approach for defining changing digital </w:t>
      </w:r>
      <w:commentRangeStart w:id="101"/>
      <w:r>
        <w:t>capacities</w:t>
      </w:r>
      <w:commentRangeEnd w:id="101"/>
      <w:r w:rsidR="007D0EE8">
        <w:rPr>
          <w:rStyle w:val="CommentReference"/>
          <w:rFonts w:asciiTheme="minorHAnsi" w:eastAsiaTheme="minorHAnsi" w:hAnsiTheme="minorHAnsi" w:cstheme="minorBidi"/>
          <w:b w:val="0"/>
          <w:bCs w:val="0"/>
          <w:color w:val="auto"/>
        </w:rPr>
        <w:commentReference w:id="101"/>
      </w:r>
    </w:p>
    <w:p w14:paraId="4C3FA6F1" w14:textId="3F906F95" w:rsidR="00F32793" w:rsidRDefault="007D72F1">
      <w:pPr>
        <w:pStyle w:val="FirstParagraph"/>
      </w:pPr>
      <w:del w:id="102" w:author="Philippa Collin" w:date="2016-08-08T15:22:00Z">
        <w:r w:rsidDel="001F7385">
          <w:delText>Defining digital capacit</w:delText>
        </w:r>
      </w:del>
      <w:del w:id="103" w:author="Philippa Collin" w:date="2016-08-08T14:35:00Z">
        <w:r w:rsidDel="00BE7049">
          <w:delText>y</w:delText>
        </w:r>
      </w:del>
      <w:del w:id="104" w:author="Philippa Collin" w:date="2016-08-08T15:22:00Z">
        <w:r w:rsidDel="001F7385">
          <w:delText xml:space="preserve"> is a necessarily changing and iterative task, one that withstands the temporariness of specific measures and indicators. </w:delText>
        </w:r>
      </w:del>
      <w:r>
        <w:t xml:space="preserve">Our approach draws from the substantive literature on indicators developed in recent community indicator and social sustainability studies (e.g. Fraser et al. 2006, Holden (2013), and James, Paul, with Liam Magee, Andy Scerri and Manfred Steger (2015)). In spite of the distinct difference in domain, this literature seeks to address many of the concerns we raised earlier. First, it recognises that meanings of sustainability are changing and contested across geographical and temporal boundaries. Significant issues for one community or social group may be minor for another, and with the passing of time, these issues may become more or less relevant even within the same community setting. </w:t>
      </w:r>
      <w:del w:id="105" w:author="Philippa Collin" w:date="2016-08-08T15:24:00Z">
        <w:r w:rsidDel="001F7385">
          <w:delText>As much as there are strong demands for standardization and comparability in sustainability measurement, i</w:delText>
        </w:r>
      </w:del>
      <w:ins w:id="106" w:author="Philippa Collin" w:date="2016-08-08T15:24:00Z">
        <w:r w:rsidR="001F7385">
          <w:t>I</w:t>
        </w:r>
      </w:ins>
      <w:r>
        <w:t xml:space="preserve">ndicators </w:t>
      </w:r>
      <w:ins w:id="107" w:author="Philippa Collin" w:date="2016-08-08T15:24:00Z">
        <w:r w:rsidR="001F7385">
          <w:t>should</w:t>
        </w:r>
      </w:ins>
      <w:del w:id="108" w:author="Philippa Collin" w:date="2016-08-08T15:24:00Z">
        <w:r w:rsidDel="001F7385">
          <w:delText>must also</w:delText>
        </w:r>
      </w:del>
      <w:r>
        <w:t xml:space="preserve"> evolve in line with the</w:t>
      </w:r>
      <w:ins w:id="109" w:author="Philippa Collin" w:date="2016-08-08T15:24:00Z">
        <w:r w:rsidR="001F7385">
          <w:t>se changes</w:t>
        </w:r>
      </w:ins>
      <w:del w:id="110" w:author="Philippa Collin" w:date="2016-08-08T15:24:00Z">
        <w:r w:rsidDel="001F7385">
          <w:delText xml:space="preserve"> issues that matter</w:delText>
        </w:r>
      </w:del>
      <w:r>
        <w:t xml:space="preserve"> (Magee and Scerri 2012). Second, and in keeping with the open definitions of sustainability, this literature has argued that the procedures for selecting, weighting and applying indicators ought to include diverse community and expert stakeholders – they must, in other words, support “bottom-up” as much as “top-down” processes of deliberation (Fraser et al. 2006). Third, the choice of measures should be open to frequent iteration and revision. Indicators that fail to </w:t>
      </w:r>
      <w:commentRangeStart w:id="111"/>
      <w:r>
        <w:t>communicate</w:t>
      </w:r>
      <w:commentRangeEnd w:id="111"/>
      <w:r w:rsidR="00987011">
        <w:rPr>
          <w:rStyle w:val="CommentReference"/>
        </w:rPr>
        <w:commentReference w:id="111"/>
      </w:r>
      <w:r>
        <w:t xml:space="preserve"> with communities must be revised </w:t>
      </w:r>
      <w:ins w:id="112" w:author="Philippa Collin" w:date="2016-08-05T17:31:00Z">
        <w:r>
          <w:t>with</w:t>
        </w:r>
      </w:ins>
      <w:del w:id="113" w:author="Philippa Collin" w:date="2016-08-05T17:31:00Z">
        <w:r w:rsidDel="007D72F1">
          <w:delText>for</w:delText>
        </w:r>
      </w:del>
      <w:r>
        <w:t xml:space="preserve"> those that </w:t>
      </w:r>
      <w:commentRangeStart w:id="114"/>
      <w:r>
        <w:t>do</w:t>
      </w:r>
      <w:commentRangeEnd w:id="114"/>
      <w:r>
        <w:rPr>
          <w:rStyle w:val="CommentReference"/>
        </w:rPr>
        <w:commentReference w:id="114"/>
      </w:r>
      <w:r>
        <w:t>.</w:t>
      </w:r>
    </w:p>
    <w:p w14:paraId="40F4587F" w14:textId="58002BCD" w:rsidR="00F32793" w:rsidRDefault="007D72F1">
      <w:pPr>
        <w:pStyle w:val="BodyText"/>
      </w:pPr>
      <w:r>
        <w:lastRenderedPageBreak/>
        <w:t>In the very different context of digital capacities</w:t>
      </w:r>
      <w:del w:id="115" w:author="Philippa Collin" w:date="2016-08-08T15:27:00Z">
        <w:r w:rsidDel="00987011">
          <w:delText>, the affordances of flexible indicator development still hold considerable weight, and we argue</w:delText>
        </w:r>
      </w:del>
      <w:r>
        <w:t xml:space="preserve"> </w:t>
      </w:r>
      <w:del w:id="116" w:author="Philippa Collin" w:date="2016-08-05T17:32:00Z">
        <w:r w:rsidDel="007D72F1">
          <w:delText xml:space="preserve">some degree of </w:delText>
        </w:r>
      </w:del>
      <w:r>
        <w:t>context sensitivity is equally important to measurement</w:t>
      </w:r>
      <w:del w:id="117" w:author="Philippa Collin" w:date="2016-08-08T15:27:00Z">
        <w:r w:rsidDel="00987011">
          <w:delText xml:space="preserve"> in this field</w:delText>
        </w:r>
      </w:del>
      <w:r>
        <w:t xml:space="preserve">. Of the numerous methods for indicator selection, we adopted ‘Circles of Sustainability’ (James, Paul, with Liam Magee, Andy Scerri and Manfred Steger </w:t>
      </w:r>
      <w:commentRangeStart w:id="118"/>
      <w:r>
        <w:t>2015</w:t>
      </w:r>
      <w:commentRangeEnd w:id="118"/>
      <w:r w:rsidR="00987011">
        <w:rPr>
          <w:rStyle w:val="CommentReference"/>
        </w:rPr>
        <w:commentReference w:id="118"/>
      </w:r>
      <w:r>
        <w:t>), since it focusses heavily on the alignment between new and existing measures. Used by the United Nations Global Compact Cities Programme, the World Association of Major Metropolises, World Vision, FIABCI, UCLG, and a number of local governments to support their engagement in cities, the approach proposes a sequential, iterative and consultative process for selecting and refining measures – one which accords well with our own understanding of digital capacities as a volatile object of measurement (James, Paul, with Liam Magee, Andy Scerri and Manfred Steger 2015).</w:t>
      </w:r>
    </w:p>
    <w:p w14:paraId="78F3DE05" w14:textId="2ECA741B" w:rsidR="00F32793" w:rsidRDefault="007D72F1">
      <w:pPr>
        <w:pStyle w:val="BodyText"/>
      </w:pPr>
      <w:r>
        <w:t xml:space="preserve">The approach </w:t>
      </w:r>
      <w:del w:id="119" w:author="Philippa Collin" w:date="2016-08-08T15:28:00Z">
        <w:r w:rsidDel="00987011">
          <w:delText>further suggests</w:delText>
        </w:r>
      </w:del>
      <w:ins w:id="120" w:author="Philippa Collin" w:date="2016-08-08T15:28:00Z">
        <w:r w:rsidR="00987011">
          <w:t>asserts</w:t>
        </w:r>
      </w:ins>
      <w:r>
        <w:t xml:space="preserve"> that two lower order constructs – </w:t>
      </w:r>
      <w:r>
        <w:rPr>
          <w:i/>
        </w:rPr>
        <w:t>issues</w:t>
      </w:r>
      <w:r>
        <w:t xml:space="preserve"> and </w:t>
      </w:r>
      <w:r>
        <w:rPr>
          <w:i/>
        </w:rPr>
        <w:t>indicators</w:t>
      </w:r>
      <w:r>
        <w:t xml:space="preserve"> – be developed through two related consultative sessions during a design phase of measurement tools. In urban community settings, the purpose of the first session, </w:t>
      </w:r>
      <w:del w:id="121" w:author="Philippa Collin" w:date="2016-08-08T15:29:00Z">
        <w:r w:rsidDel="00987011">
          <w:delText xml:space="preserve">termed </w:delText>
        </w:r>
      </w:del>
      <w:r>
        <w:t xml:space="preserve">an </w:t>
      </w:r>
      <w:commentRangeStart w:id="122"/>
      <w:r>
        <w:t>“Issue Selection”</w:t>
      </w:r>
      <w:commentRangeEnd w:id="122"/>
      <w:r w:rsidR="00987011">
        <w:rPr>
          <w:rStyle w:val="CommentReference"/>
        </w:rPr>
        <w:commentReference w:id="122"/>
      </w:r>
      <w:r>
        <w:t xml:space="preserve"> workshop, is to solicit, consult and examine the key areas of concern – and related objectives to be pursued – for the community of interest. The second session,</w:t>
      </w:r>
      <w:del w:id="123" w:author="Philippa Collin" w:date="2016-08-08T15:30:00Z">
        <w:r w:rsidDel="00987011">
          <w:delText xml:space="preserve"> termed</w:delText>
        </w:r>
      </w:del>
      <w:r>
        <w:t xml:space="preserve"> an “Indicator Ratification” workshop, selects and decides upon a series of specific indicators to measure progress towards those objectives. Between and after those two events, the project team collates, drafts and finalizes the indicators. Both issues and indicators can be developed organically, through a combination of further community consultation, reference to existing literature and empirical validation.</w:t>
      </w:r>
    </w:p>
    <w:p w14:paraId="3E995682" w14:textId="77777777" w:rsidR="00F32793" w:rsidRDefault="007D72F1">
      <w:pPr>
        <w:pStyle w:val="BodyText"/>
      </w:pPr>
      <w:r>
        <w:t xml:space="preserve">The end-product of this process is one or more measurement instruments. These can be both qualitative and quantitative: administered to people, in the case of subjective or person-centric measures, or applied to objects, in the case of objective or environment-centric measures; and developed through secondary as much as primary sources, in the case of existing official, academic or publicly available data. </w:t>
      </w:r>
      <w:commentRangeStart w:id="124"/>
      <w:r>
        <w:t>Results from these measurements chart a series that indicates variation and progress towards objectives over time (James, Paul, with Liam Magee, Andy Scerri and Manfred Steger 2015).</w:t>
      </w:r>
      <w:commentRangeEnd w:id="124"/>
      <w:r w:rsidR="00987011">
        <w:rPr>
          <w:rStyle w:val="CommentReference"/>
        </w:rPr>
        <w:commentReference w:id="124"/>
      </w:r>
    </w:p>
    <w:p w14:paraId="1B989A43" w14:textId="77777777" w:rsidR="00F32793" w:rsidRDefault="007D72F1">
      <w:pPr>
        <w:pStyle w:val="BodyText"/>
      </w:pPr>
      <w:r>
        <w:t xml:space="preserve">In outlining our application of this approach in our ‘Methods’ section below, we make several adaptations that reflect the theoretical distinctions between sustainability and digital capacities, along with the specific conditions of our study. In particular we adapt and extend recent literature on measures of digital competencies, safety, inclusion and engagement, as we discuss further below. We also identify and align relevant indicators against four domains drawn from the </w:t>
      </w:r>
      <w:r>
        <w:rPr>
          <w:i/>
        </w:rPr>
        <w:t>Circles of Sustainability</w:t>
      </w:r>
      <w:r>
        <w:t xml:space="preserve"> framework – economic, ecological, political and cultural – that describe distinct yet interrelated fields of social life and activity. In addition to the procedural contributions of that framework, these domains can be substantively linked with specific digital capacities, along lines indicated by Helsper’s (2012) work on aligning social with digital areas of exclusion</w:t>
      </w:r>
      <w:commentRangeStart w:id="125"/>
      <w:r>
        <w:t>.</w:t>
      </w:r>
      <w:r>
        <w:rPr>
          <w:rStyle w:val="FootnoteReference"/>
        </w:rPr>
        <w:footnoteReference w:id="8"/>
      </w:r>
      <w:commentRangeEnd w:id="125"/>
      <w:r w:rsidR="0054310E">
        <w:rPr>
          <w:rStyle w:val="CommentReference"/>
        </w:rPr>
        <w:commentReference w:id="125"/>
      </w:r>
    </w:p>
    <w:p w14:paraId="4862B86F" w14:textId="77777777" w:rsidR="00F32793" w:rsidRDefault="007D72F1">
      <w:pPr>
        <w:pStyle w:val="BodyText"/>
      </w:pPr>
      <w:r>
        <w:lastRenderedPageBreak/>
        <w:t xml:space="preserve">As our unit of analysis – households across the continent of Australia – was broad and dispersed, our study did not include community representatives in our issues and indicator workshops. Instead, after our first workshops, we conducted a series of household visits and interviews with a diverse group of eight families. Results of these studies informed our second workshop and the subsequent survey design and pilotting. As we argue above, sensitivity to technological, cultural and geographic contexts are critical to any measurement of digital capacity. In addition to the direct findings of our study, therefore, our concluding observations also reflect upon the need for our measurement to be flexible and adaptable, and on the feasibility of producing a reusable and repeatable </w:t>
      </w:r>
      <w:r>
        <w:rPr>
          <w:i/>
        </w:rPr>
        <w:t>process</w:t>
      </w:r>
      <w:r>
        <w:t xml:space="preserve"> – rather than </w:t>
      </w:r>
      <w:r>
        <w:rPr>
          <w:i/>
        </w:rPr>
        <w:t>instrument</w:t>
      </w:r>
      <w:r>
        <w:t xml:space="preserve"> – for the ongoing measurement of digital </w:t>
      </w:r>
      <w:commentRangeStart w:id="135"/>
      <w:r>
        <w:t>capacity</w:t>
      </w:r>
      <w:commentRangeEnd w:id="135"/>
      <w:r w:rsidR="0054310E">
        <w:rPr>
          <w:rStyle w:val="CommentReference"/>
        </w:rPr>
        <w:commentReference w:id="135"/>
      </w:r>
      <w:r>
        <w:t>.</w:t>
      </w:r>
    </w:p>
    <w:p w14:paraId="0E4A47BA" w14:textId="77777777" w:rsidR="00F32793" w:rsidRDefault="007D72F1">
      <w:pPr>
        <w:pStyle w:val="Heading2"/>
      </w:pPr>
      <w:bookmarkStart w:id="136" w:name="measuring-the-digital-capacities-of-aust"/>
      <w:bookmarkEnd w:id="136"/>
      <w:r>
        <w:t>Measuring the digital capacities of Australian residents</w:t>
      </w:r>
    </w:p>
    <w:p w14:paraId="52AE7666" w14:textId="77777777" w:rsidR="00F32793" w:rsidRDefault="007D72F1">
      <w:pPr>
        <w:pStyle w:val="Heading3"/>
      </w:pPr>
      <w:bookmarkStart w:id="137" w:name="selecting-issues"/>
      <w:bookmarkEnd w:id="137"/>
      <w:r>
        <w:t>Selecting Issues</w:t>
      </w:r>
    </w:p>
    <w:p w14:paraId="0A00FA01" w14:textId="77777777" w:rsidR="00F32793" w:rsidRDefault="007D72F1">
      <w:pPr>
        <w:pStyle w:val="FirstParagraph"/>
      </w:pPr>
      <w:commentRangeStart w:id="138"/>
      <w:r>
        <w:t>In line with other studies of digital measurement, our central device for measuring digital capacities in our study was was a survey administered to a representative sample of Australian residents. We employed an online panel provider to recruit participants. The panel provider was asked to ensure the sample was weighted by age, gender and location, where the latter was represented by Australian postcode. We also requested a boosted sample of young people aged 12-17, so we could undertake a future analysis of how digital capacities</w:t>
      </w:r>
      <w:del w:id="139" w:author="Philippa Collin" w:date="2016-08-08T15:46:00Z">
        <w:r w:rsidDel="00226BAE">
          <w:delText xml:space="preserve"> are developing</w:delText>
        </w:r>
      </w:del>
      <w:r>
        <w:t xml:space="preserve"> among Australian youth.</w:t>
      </w:r>
    </w:p>
    <w:p w14:paraId="6283AEC2" w14:textId="50EF060C" w:rsidR="00F32793" w:rsidRDefault="007D72F1">
      <w:pPr>
        <w:pStyle w:val="BodyText"/>
      </w:pPr>
      <w:r>
        <w:t xml:space="preserve">Data collection took place in February 2016. </w:t>
      </w:r>
      <w:commentRangeEnd w:id="138"/>
      <w:r w:rsidR="00226BAE">
        <w:rPr>
          <w:rStyle w:val="CommentReference"/>
        </w:rPr>
        <w:commentReference w:id="138"/>
      </w:r>
      <w:r>
        <w:t xml:space="preserve">Prior to this, we conducted a series of activities in line with the recommendations of the </w:t>
      </w:r>
      <w:r>
        <w:rPr>
          <w:i/>
        </w:rPr>
        <w:t>Circles</w:t>
      </w:r>
      <w:r>
        <w:t xml:space="preserve"> approach. First we conducted a general review of the literature relating to digital capacities and a broad range of cognitively associated terms commonly attached to the </w:t>
      </w:r>
      <w:r>
        <w:rPr>
          <w:i/>
        </w:rPr>
        <w:t>digital</w:t>
      </w:r>
      <w:r>
        <w:t xml:space="preserve">: accessability, divide, inclusion / exclusion, experience, safety, competencies, literacy, “nativity”, regulatory environments, and comparative digital development. As the last term suggests, we sought to incorporate non-social measures of digitality, such as the market and technological availability of capacities. We then conducted an initial “issues” workshop with six members of the project team </w:t>
      </w:r>
      <w:ins w:id="140" w:author="Philippa Collin" w:date="2016-08-05T17:37:00Z">
        <w:r w:rsidR="0054310E">
          <w:t xml:space="preserve">(representing expertise in…?) </w:t>
        </w:r>
      </w:ins>
      <w:r>
        <w:t>to develop key areas or “critical issues” relating to digital capacities. This produced a set of ten such issues that could be used to group more specific variables and measures. We outline each of these, with brief descriptions, in the list below:</w:t>
      </w:r>
    </w:p>
    <w:p w14:paraId="70D443BB" w14:textId="77777777" w:rsidR="00F32793" w:rsidRDefault="007D72F1">
      <w:pPr>
        <w:pStyle w:val="Compact"/>
        <w:numPr>
          <w:ilvl w:val="0"/>
          <w:numId w:val="3"/>
        </w:numPr>
      </w:pPr>
      <w:r>
        <w:t>Situations and Demography: the demographic characteristics of individuals, including their access to digital technology.</w:t>
      </w:r>
    </w:p>
    <w:p w14:paraId="1A37556C" w14:textId="77777777" w:rsidR="00F32793" w:rsidRDefault="007D72F1">
      <w:pPr>
        <w:pStyle w:val="Compact"/>
        <w:numPr>
          <w:ilvl w:val="0"/>
          <w:numId w:val="3"/>
        </w:numPr>
      </w:pPr>
      <w:r>
        <w:t>Interests: the considerations that motivate individuals to use digital technologies.</w:t>
      </w:r>
    </w:p>
    <w:p w14:paraId="57D4C6B5" w14:textId="77777777" w:rsidR="00F32793" w:rsidRDefault="007D72F1">
      <w:pPr>
        <w:pStyle w:val="Compact"/>
        <w:numPr>
          <w:ilvl w:val="0"/>
          <w:numId w:val="3"/>
        </w:numPr>
      </w:pPr>
      <w:r>
        <w:t>Competencies: the skills and abilities that individuals possess for technically using digital technologies.</w:t>
      </w:r>
    </w:p>
    <w:p w14:paraId="18D7E99E" w14:textId="77777777" w:rsidR="00F32793" w:rsidRDefault="007D72F1">
      <w:pPr>
        <w:pStyle w:val="Compact"/>
        <w:numPr>
          <w:ilvl w:val="0"/>
          <w:numId w:val="3"/>
        </w:numPr>
      </w:pPr>
      <w:r>
        <w:t xml:space="preserve">Resilience: </w:t>
      </w:r>
      <w:commentRangeStart w:id="141"/>
      <w:r>
        <w:t>the responses to risks and harms that individuals experience when using digital technologies, and how they manage these risks.</w:t>
      </w:r>
      <w:commentRangeEnd w:id="141"/>
      <w:r w:rsidR="0054310E">
        <w:rPr>
          <w:rStyle w:val="CommentReference"/>
        </w:rPr>
        <w:commentReference w:id="141"/>
      </w:r>
    </w:p>
    <w:p w14:paraId="2E2A2066" w14:textId="77777777" w:rsidR="00F32793" w:rsidRDefault="007D72F1">
      <w:pPr>
        <w:pStyle w:val="Compact"/>
        <w:numPr>
          <w:ilvl w:val="0"/>
          <w:numId w:val="3"/>
        </w:numPr>
      </w:pPr>
      <w:r>
        <w:t xml:space="preserve">Social connectedness: the density of interaction that individuals have with others, both online and offline as they develop and use their </w:t>
      </w:r>
      <w:commentRangeStart w:id="142"/>
      <w:r>
        <w:t>competencies</w:t>
      </w:r>
      <w:commentRangeEnd w:id="142"/>
      <w:r w:rsidR="0054310E">
        <w:rPr>
          <w:rStyle w:val="CommentReference"/>
        </w:rPr>
        <w:commentReference w:id="142"/>
      </w:r>
      <w:r>
        <w:t>.</w:t>
      </w:r>
    </w:p>
    <w:p w14:paraId="2129C645" w14:textId="77777777" w:rsidR="00F32793" w:rsidRDefault="007D72F1">
      <w:pPr>
        <w:pStyle w:val="Compact"/>
        <w:numPr>
          <w:ilvl w:val="0"/>
          <w:numId w:val="3"/>
        </w:numPr>
      </w:pPr>
      <w:commentRangeStart w:id="143"/>
      <w:r>
        <w:lastRenderedPageBreak/>
        <w:t>Engagement</w:t>
      </w:r>
      <w:commentRangeEnd w:id="143"/>
      <w:r w:rsidR="00EB5BAD">
        <w:rPr>
          <w:rStyle w:val="CommentReference"/>
        </w:rPr>
        <w:commentReference w:id="143"/>
      </w:r>
      <w:r>
        <w:t>: the contact that individuals have with both digital technologies and other economic, political, cultural or ecological issues through those technologies.</w:t>
      </w:r>
    </w:p>
    <w:p w14:paraId="5AA7F70B" w14:textId="77777777" w:rsidR="00F32793" w:rsidRDefault="007D72F1">
      <w:pPr>
        <w:pStyle w:val="Compact"/>
        <w:numPr>
          <w:ilvl w:val="0"/>
          <w:numId w:val="3"/>
        </w:numPr>
      </w:pPr>
      <w:r>
        <w:t>Inclusion: the participation and access of individuals and social groups in forms of digital activity.</w:t>
      </w:r>
    </w:p>
    <w:p w14:paraId="78BD40C0" w14:textId="77777777" w:rsidR="00F32793" w:rsidRDefault="007D72F1">
      <w:pPr>
        <w:pStyle w:val="Compact"/>
        <w:numPr>
          <w:ilvl w:val="0"/>
          <w:numId w:val="3"/>
        </w:numPr>
      </w:pPr>
      <w:r>
        <w:t>Policies: the state of legal frameworks supporting access, skill development and other forms of digital participation.</w:t>
      </w:r>
    </w:p>
    <w:p w14:paraId="0F6A0B33" w14:textId="77777777" w:rsidR="00F32793" w:rsidRDefault="007D72F1">
      <w:pPr>
        <w:pStyle w:val="Compact"/>
        <w:numPr>
          <w:ilvl w:val="0"/>
          <w:numId w:val="3"/>
        </w:numPr>
      </w:pPr>
      <w:r>
        <w:t>Infrastructures: the level and quality of development of digital technology (including the cost, availability and speed of broadband and Wifi connectivity, and the availability of routers, modems, cabling, devices and software)</w:t>
      </w:r>
    </w:p>
    <w:p w14:paraId="723C6A55" w14:textId="77777777" w:rsidR="00F32793" w:rsidRDefault="007D72F1">
      <w:pPr>
        <w:pStyle w:val="Compact"/>
        <w:numPr>
          <w:ilvl w:val="0"/>
          <w:numId w:val="3"/>
        </w:numPr>
      </w:pPr>
      <w:r>
        <w:t>Consequences: the impacts of using digital technology, including generation of e-waste and pollution, costs of technology change, and increased surveillance and invasion of privacy.</w:t>
      </w:r>
    </w:p>
    <w:p w14:paraId="12C831AC" w14:textId="77777777" w:rsidR="00F32793" w:rsidRDefault="007D72F1">
      <w:pPr>
        <w:pStyle w:val="FirstParagraph"/>
      </w:pPr>
      <w:r>
        <w:t>Collectively these issues encompassed, in our view, a wide range of what we mean by “digital capacities” at the time and place our study was conducted in Australia in 2016.</w:t>
      </w:r>
      <w:r>
        <w:rPr>
          <w:rStyle w:val="FootnoteReference"/>
        </w:rPr>
        <w:footnoteReference w:id="9"/>
      </w:r>
      <w:r>
        <w:t xml:space="preserve"> They cover a range of key dimensions: positive as well as negative aspects of technology use; individual and social characteristic; and both human and non-human, or technical, types of capacities. However this effort at comprehensiveness proved too large for instrumentation into a single survey that could be administered in an online environment. Certain issues – particularly </w:t>
      </w:r>
      <w:r>
        <w:rPr>
          <w:i/>
        </w:rPr>
        <w:t>policies</w:t>
      </w:r>
      <w:r>
        <w:t xml:space="preserve"> and </w:t>
      </w:r>
      <w:r>
        <w:rPr>
          <w:i/>
        </w:rPr>
        <w:t>infrastructures</w:t>
      </w:r>
      <w:r>
        <w:t xml:space="preserve"> – were also not amenable to measurement through a survey, due to varying levels of awareness among a broad </w:t>
      </w:r>
      <w:commentRangeStart w:id="144"/>
      <w:r>
        <w:t>population</w:t>
      </w:r>
      <w:commentRangeEnd w:id="144"/>
      <w:r w:rsidR="00EB5BAD">
        <w:rPr>
          <w:rStyle w:val="CommentReference"/>
        </w:rPr>
        <w:commentReference w:id="144"/>
      </w:r>
      <w:r>
        <w:t>.</w:t>
      </w:r>
    </w:p>
    <w:p w14:paraId="25265174" w14:textId="5967E5CF" w:rsidR="00F32793" w:rsidRDefault="007D72F1">
      <w:pPr>
        <w:pStyle w:val="BodyText"/>
      </w:pPr>
      <w:r>
        <w:t xml:space="preserve">To refine the original list of issues, and to help identify particular measures relevant to the current Australian context, we drew upon findings from our interviews with eight families. Our analysis led to this original set being reduced to a shorter set of five issues: </w:t>
      </w:r>
      <w:r>
        <w:rPr>
          <w:i/>
        </w:rPr>
        <w:t>situations</w:t>
      </w:r>
      <w:r>
        <w:t xml:space="preserve">, </w:t>
      </w:r>
      <w:r>
        <w:rPr>
          <w:i/>
        </w:rPr>
        <w:t>interests</w:t>
      </w:r>
      <w:r>
        <w:t xml:space="preserve">, </w:t>
      </w:r>
      <w:r>
        <w:rPr>
          <w:i/>
        </w:rPr>
        <w:t>competencies</w:t>
      </w:r>
      <w:r>
        <w:t xml:space="preserve">, </w:t>
      </w:r>
      <w:r>
        <w:rPr>
          <w:i/>
        </w:rPr>
        <w:t>resilience</w:t>
      </w:r>
      <w:r>
        <w:t xml:space="preserve"> and </w:t>
      </w:r>
      <w:ins w:id="145" w:author="Philippa Collin" w:date="2016-08-05T17:47:00Z">
        <w:r w:rsidR="00EB5BAD">
          <w:rPr>
            <w:i/>
          </w:rPr>
          <w:t>s</w:t>
        </w:r>
      </w:ins>
      <w:del w:id="146" w:author="Philippa Collin" w:date="2016-08-05T17:47:00Z">
        <w:r w:rsidDel="00EB5BAD">
          <w:rPr>
            <w:i/>
          </w:rPr>
          <w:delText>S</w:delText>
        </w:r>
      </w:del>
      <w:r>
        <w:rPr>
          <w:i/>
        </w:rPr>
        <w:t>ocial connectedness</w:t>
      </w:r>
      <w:r>
        <w:t xml:space="preserve">, of which </w:t>
      </w:r>
      <w:r>
        <w:rPr>
          <w:i/>
        </w:rPr>
        <w:t>situations</w:t>
      </w:r>
      <w:r>
        <w:t xml:space="preserve"> refers to the demographic and largely non-subjective attributes of our sample. These interviews highlighted the strong interdependence of capacities within households. Family members shared devices, helped eachother with connectivity and other technical issues, and spent considerable time in communal living areas engaging with their devices. This suggested that what we term ‘connectedness’ (one aspect of our broader definition of </w:t>
      </w:r>
      <w:r>
        <w:rPr>
          <w:i/>
        </w:rPr>
        <w:t>relationality</w:t>
      </w:r>
      <w:r>
        <w:t xml:space="preserve">), which extends to neighbourly, communitarian and online social interactions, might play a similarly vital role in the development of digital dispositions in our survey sample. </w:t>
      </w:r>
      <w:commentRangeStart w:id="147"/>
      <w:r>
        <w:t>Further, our preliminary review suggested that this relational and supportive capacity has been comparatively neglected in existing measurement literature on capacities and related terms. This reliance upon others in physical or digital proximity therefore warranted particular attention in our own study.</w:t>
      </w:r>
      <w:commentRangeEnd w:id="147"/>
      <w:r w:rsidR="00EB5BAD">
        <w:rPr>
          <w:rStyle w:val="CommentReference"/>
        </w:rPr>
        <w:commentReference w:id="147"/>
      </w:r>
    </w:p>
    <w:p w14:paraId="4A0F8AEF" w14:textId="77777777" w:rsidR="00F32793" w:rsidRDefault="007D72F1">
      <w:pPr>
        <w:pStyle w:val="BodyText"/>
      </w:pPr>
      <w:r>
        <w:lastRenderedPageBreak/>
        <w:t xml:space="preserve">For other issues, the process of selection was more straightforward. </w:t>
      </w:r>
      <w:r>
        <w:rPr>
          <w:i/>
        </w:rPr>
        <w:t>Situations</w:t>
      </w:r>
      <w:r>
        <w:t xml:space="preserve"> characteristics allowed for analysis of capacities by demographic and financial wellbeing. </w:t>
      </w:r>
      <w:r>
        <w:rPr>
          <w:i/>
        </w:rPr>
        <w:t>Interests</w:t>
      </w:r>
      <w:r>
        <w:t xml:space="preserve"> and </w:t>
      </w:r>
      <w:r>
        <w:rPr>
          <w:i/>
        </w:rPr>
        <w:t>competencies</w:t>
      </w:r>
      <w:r>
        <w:t xml:space="preserve"> were motivated by our desire to understand why, and how well, individuals interact with digital technologies. Our interest in </w:t>
      </w:r>
      <w:r>
        <w:rPr>
          <w:i/>
        </w:rPr>
        <w:t>resilience</w:t>
      </w:r>
      <w:r>
        <w:t xml:space="preserve"> reflected a prior interest by the funding organisation and research team in both the risks individuals – particularly young people – are exposed to through their online activities, as well as their capacities to explore opportunities for personal and social development.</w:t>
      </w:r>
    </w:p>
    <w:p w14:paraId="5151CAB7" w14:textId="77777777" w:rsidR="00F32793" w:rsidRDefault="007D72F1">
      <w:pPr>
        <w:pStyle w:val="Heading3"/>
      </w:pPr>
      <w:bookmarkStart w:id="148" w:name="selecting-indicators"/>
      <w:bookmarkEnd w:id="148"/>
      <w:r>
        <w:t>Selecting Indicators</w:t>
      </w:r>
    </w:p>
    <w:p w14:paraId="49DAAACB" w14:textId="77777777" w:rsidR="00F32793" w:rsidRDefault="007D72F1">
      <w:pPr>
        <w:pStyle w:val="FirstParagraph"/>
      </w:pPr>
      <w:commentRangeStart w:id="149"/>
      <w:r>
        <w:t xml:space="preserve">With the exception of </w:t>
      </w:r>
      <w:r>
        <w:rPr>
          <w:i/>
        </w:rPr>
        <w:t>connectedness</w:t>
      </w:r>
      <w:r>
        <w:t xml:space="preserve">, indicators of our selected critical issues are well developed in the measurement literature. </w:t>
      </w:r>
      <w:commentRangeEnd w:id="149"/>
      <w:r w:rsidR="00F9519A">
        <w:rPr>
          <w:rStyle w:val="CommentReference"/>
        </w:rPr>
        <w:commentReference w:id="149"/>
      </w:r>
      <w:r>
        <w:t xml:space="preserve">As a further step in preparing the survey, we conducted a more detailed search of other quantitative studies that developed and applied measures of these specific capacities. In particular we drew from ‘Kids Online’ (Livingstone et al. 2010), Helsper’s (2012) ‘Corresponding fields model’, a study by Humphry (2014) of mobile use among homeless populations, and indicators compiled by the </w:t>
      </w:r>
      <w:hyperlink r:id="rId9">
        <w:r>
          <w:rPr>
            <w:rStyle w:val="Hyperlink"/>
          </w:rPr>
          <w:t>Young and Well CRC</w:t>
        </w:r>
      </w:hyperlink>
      <w:r>
        <w:t xml:space="preserve"> (2013), a large Australian-based research initiative that has explored how digital technologies can better support young people’s wellbeing. Other indicators were developed by the </w:t>
      </w:r>
      <w:r>
        <w:rPr>
          <w:i/>
        </w:rPr>
        <w:t>Digital Capacities Index</w:t>
      </w:r>
      <w:r>
        <w:t xml:space="preserve"> team. These indicators were compiled into a database of approximately 430 indicators.</w:t>
      </w:r>
      <w:r>
        <w:rPr>
          <w:rStyle w:val="FootnoteReference"/>
        </w:rPr>
        <w:footnoteReference w:id="10"/>
      </w:r>
    </w:p>
    <w:p w14:paraId="64D6FF31" w14:textId="77777777" w:rsidR="00F32793" w:rsidRDefault="007D72F1">
      <w:pPr>
        <w:pStyle w:val="BodyText"/>
      </w:pPr>
      <w:r>
        <w:t xml:space="preserve">This database formed the basic input to a follow-up all day workshop to select indicators. A number of indicators were flagged as duplicates; those remaining were scored on a simple three-point scale for relevance to our five nominated issues and the Australian context. Some measures of </w:t>
      </w:r>
      <w:r>
        <w:rPr>
          <w:i/>
        </w:rPr>
        <w:t>Engagement</w:t>
      </w:r>
      <w:r>
        <w:t xml:space="preserve">, </w:t>
      </w:r>
      <w:r>
        <w:rPr>
          <w:i/>
        </w:rPr>
        <w:t>Inclusion</w:t>
      </w:r>
      <w:r>
        <w:t xml:space="preserve"> and </w:t>
      </w:r>
      <w:r>
        <w:rPr>
          <w:i/>
        </w:rPr>
        <w:t>Consequences</w:t>
      </w:r>
      <w:r>
        <w:t xml:space="preserve">, taken from other surveys, were integrated into </w:t>
      </w:r>
      <w:r>
        <w:rPr>
          <w:i/>
        </w:rPr>
        <w:t>Connectedness</w:t>
      </w:r>
      <w:r>
        <w:t xml:space="preserve">. Time constraints on the length of the survey - approximately 25 minutes for completion, including consent forms and demographic variables – constrained the number that could be included. The workshop nominated approximately 60 ‘candidate’ indicators to carry forward to the pilot; these were eventually limited to a subset of 26 questions; 11 relating to demographic and other situational characteristics, and the remaining 15 spread across the other 4 issues (see </w:t>
      </w:r>
      <w:r>
        <w:rPr>
          <w:i/>
        </w:rPr>
        <w:t>Appendix 1</w:t>
      </w:r>
      <w:r>
        <w:rPr>
          <w:rStyle w:val="FootnoteReference"/>
        </w:rPr>
        <w:footnoteReference w:id="11"/>
      </w:r>
      <w:r>
        <w:t xml:space="preserve">). All but two of these questions contained varying number of statements, scaled according to (a) frequency of various online behaviour, (b) levels of agreement with statements about digital capacities, (c) perceived importance of online activities and (d) ease of use of digital technologies. The remaining two, relating to support given to or received from others, included ‘yes/no’ responses. A total of 158 statements were included in the survey, broken into the four critical issues as </w:t>
      </w:r>
      <w:commentRangeStart w:id="150"/>
      <w:r>
        <w:t>follows</w:t>
      </w:r>
      <w:commentRangeEnd w:id="150"/>
      <w:r w:rsidR="00E2712C">
        <w:rPr>
          <w:rStyle w:val="CommentReference"/>
        </w:rPr>
        <w:commentReference w:id="150"/>
      </w:r>
      <w:r>
        <w:t>:</w:t>
      </w:r>
    </w:p>
    <w:p w14:paraId="2708E5A6" w14:textId="77777777" w:rsidR="00F32793" w:rsidRDefault="007D72F1">
      <w:pPr>
        <w:pStyle w:val="Compact"/>
        <w:numPr>
          <w:ilvl w:val="0"/>
          <w:numId w:val="4"/>
        </w:numPr>
      </w:pPr>
      <w:r>
        <w:rPr>
          <w:b/>
        </w:rPr>
        <w:t>Competencies</w:t>
      </w:r>
      <w:r>
        <w:t xml:space="preserve"> (42 indicators).</w:t>
      </w:r>
    </w:p>
    <w:p w14:paraId="1B5EEBE5" w14:textId="77777777" w:rsidR="00F32793" w:rsidRDefault="007D72F1">
      <w:pPr>
        <w:pStyle w:val="Compact"/>
        <w:numPr>
          <w:ilvl w:val="0"/>
          <w:numId w:val="4"/>
        </w:numPr>
      </w:pPr>
      <w:r>
        <w:rPr>
          <w:b/>
        </w:rPr>
        <w:t>Interests</w:t>
      </w:r>
      <w:r>
        <w:t xml:space="preserve"> (44 indicators).</w:t>
      </w:r>
    </w:p>
    <w:p w14:paraId="238C7AD2" w14:textId="77777777" w:rsidR="00F32793" w:rsidRDefault="007D72F1">
      <w:pPr>
        <w:pStyle w:val="Compact"/>
        <w:numPr>
          <w:ilvl w:val="0"/>
          <w:numId w:val="4"/>
        </w:numPr>
      </w:pPr>
      <w:r>
        <w:rPr>
          <w:b/>
        </w:rPr>
        <w:lastRenderedPageBreak/>
        <w:t>Resilience</w:t>
      </w:r>
      <w:r>
        <w:t xml:space="preserve"> (24 indicators).</w:t>
      </w:r>
    </w:p>
    <w:p w14:paraId="5F50A0D4" w14:textId="77777777" w:rsidR="00F32793" w:rsidRDefault="007D72F1">
      <w:pPr>
        <w:pStyle w:val="Compact"/>
        <w:numPr>
          <w:ilvl w:val="0"/>
          <w:numId w:val="4"/>
        </w:numPr>
      </w:pPr>
      <w:r>
        <w:rPr>
          <w:b/>
        </w:rPr>
        <w:t>Social connectedness</w:t>
      </w:r>
      <w:r>
        <w:t xml:space="preserve"> (48 indicators).</w:t>
      </w:r>
    </w:p>
    <w:p w14:paraId="3336DD5A" w14:textId="77777777" w:rsidR="00F32793" w:rsidRDefault="007D72F1">
      <w:pPr>
        <w:pStyle w:val="Heading2"/>
      </w:pPr>
      <w:bookmarkStart w:id="151" w:name="surveying-digital-capacities"/>
      <w:bookmarkEnd w:id="151"/>
      <w:r>
        <w:t>Surveying Digital Capacities</w:t>
      </w:r>
    </w:p>
    <w:p w14:paraId="5AD69498" w14:textId="1DB2EA67" w:rsidR="00F32793" w:rsidRDefault="007D72F1">
      <w:pPr>
        <w:pStyle w:val="FirstParagraph"/>
      </w:pPr>
      <w:r>
        <w:t xml:space="preserve">In the latter months of 2015, the survey was piloted with approximately 20 test respondents. We also consulted a number of international digital scholars and practitioners. Feedback from the pilot was incorporated into the final </w:t>
      </w:r>
      <w:ins w:id="152" w:author="Philippa Collin" w:date="2016-08-08T16:30:00Z">
        <w:r w:rsidR="006B6262">
          <w:t>version</w:t>
        </w:r>
      </w:ins>
      <w:del w:id="153" w:author="Philippa Collin" w:date="2016-08-08T16:30:00Z">
        <w:r w:rsidDel="006B6262">
          <w:delText>draft</w:delText>
        </w:r>
      </w:del>
      <w:r>
        <w:t xml:space="preserve"> administered to the sample in early 2016.</w:t>
      </w:r>
      <w:commentRangeStart w:id="154"/>
      <w:r>
        <w:t xml:space="preserve"> The survey included a total of 2,073 participants. We requested the survey provider provide a panel broadly representative, in terms of age groups, gender and geography, of the general population aged 12 and over usually residing in Australia. Geographic considerations included an urban/rural distinction within each State. Additional quotas were implemented for the boosted sample of young people to ensure a gender balance among the 12 to 14 year olds and the 15 to 17 year olds subsamples.</w:t>
      </w:r>
      <w:commentRangeEnd w:id="154"/>
      <w:r w:rsidR="006B6262">
        <w:rPr>
          <w:rStyle w:val="CommentReference"/>
        </w:rPr>
        <w:commentReference w:id="154"/>
      </w:r>
      <w:r>
        <w:t xml:space="preserve"> As the panel provider recruited participants online, our sample is expected to be skewed towards Australian residents and households with comparatively high digital capacities. This caveat is signficant to the interpretation of our results below.</w:t>
      </w:r>
    </w:p>
    <w:p w14:paraId="750F6F52" w14:textId="77777777" w:rsidR="00F32793" w:rsidRDefault="007D72F1">
      <w:pPr>
        <w:pStyle w:val="BodyText"/>
      </w:pPr>
      <w:r>
        <w:t xml:space="preserve">We present our survey findings in three sections. In the first section, we present our descriptive data. </w:t>
      </w:r>
      <w:commentRangeStart w:id="155"/>
      <w:r>
        <w:t>In the second section, we show exploratory correlations obtained from direct tests of relationships between variables, and the results of principal component analyses. These examine the coherence of the indicator groupings within issues, and explore the variables that most contribute to variances in sample responses. In the third section, we discuss how these results are used to compose a simple index that summarises responses to the individual indicators, both under the four issue categories and for the instrument as a whole.</w:t>
      </w:r>
      <w:commentRangeEnd w:id="155"/>
      <w:r w:rsidR="006B6262">
        <w:rPr>
          <w:rStyle w:val="CommentReference"/>
        </w:rPr>
        <w:commentReference w:id="155"/>
      </w:r>
    </w:p>
    <w:p w14:paraId="6C2E9067" w14:textId="77777777" w:rsidR="00F32793" w:rsidRDefault="007D72F1">
      <w:pPr>
        <w:pStyle w:val="Heading3"/>
      </w:pPr>
      <w:bookmarkStart w:id="156" w:name="descriptive-findings"/>
      <w:bookmarkEnd w:id="156"/>
      <w:r>
        <w:t>Descriptive Findings</w:t>
      </w:r>
    </w:p>
    <w:p w14:paraId="5166A3BF" w14:textId="77777777" w:rsidR="00F32793" w:rsidRDefault="007D72F1">
      <w:pPr>
        <w:pStyle w:val="Heading4"/>
      </w:pPr>
      <w:bookmarkStart w:id="157" w:name="demographic-distributions"/>
      <w:bookmarkEnd w:id="157"/>
      <w:r>
        <w:t>Demographic Distributions</w:t>
      </w:r>
    </w:p>
    <w:p w14:paraId="69A4B89E" w14:textId="77777777" w:rsidR="00F32793" w:rsidRDefault="007D72F1">
      <w:pPr>
        <w:pStyle w:val="FirstParagraph"/>
      </w:pPr>
      <w:r>
        <w:t>Our participants’ ages ranged from 12 to 91, with a median value of 43.</w:t>
      </w:r>
    </w:p>
    <w:p w14:paraId="6F4B6441" w14:textId="77777777" w:rsidR="00F32793" w:rsidRDefault="007D72F1">
      <w:pPr>
        <w:pStyle w:val="BodyText"/>
      </w:pPr>
      <w:r>
        <w:rPr>
          <w:i/>
        </w:rPr>
        <w:t>Figure 1</w:t>
      </w:r>
      <w:r>
        <w:t xml:space="preserve"> provides more detailed age demographics:</w:t>
      </w:r>
    </w:p>
    <w:p w14:paraId="3A52102B" w14:textId="77777777" w:rsidR="00F32793" w:rsidRDefault="007D72F1">
      <w:pPr>
        <w:pStyle w:val="BodyText"/>
      </w:pPr>
      <w:r>
        <w:rPr>
          <w:noProof/>
          <w:lang w:val="en-AU" w:eastAsia="en-AU"/>
        </w:rPr>
        <w:lastRenderedPageBreak/>
        <w:drawing>
          <wp:inline distT="0" distB="0" distL="0" distR="0" wp14:anchorId="79CD05B3" wp14:editId="4960A667">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ageFreq-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9431384" w14:textId="77777777" w:rsidR="00F32793" w:rsidRDefault="007D72F1">
      <w:pPr>
        <w:pStyle w:val="BodyText"/>
      </w:pPr>
      <w:r>
        <w:rPr>
          <w:b/>
        </w:rPr>
        <w:t>Figure 1: Age Frequency</w:t>
      </w:r>
    </w:p>
    <w:p w14:paraId="1D509D40" w14:textId="77777777" w:rsidR="00F32793" w:rsidRDefault="007D72F1">
      <w:pPr>
        <w:pStyle w:val="BodyText"/>
      </w:pPr>
      <w:r>
        <w:t>These show the spread of participants’ ages correspond approximately to Australia’s adult demographic that of Australia’s population aged 12 and over as per estimate demographics from the ABS at June 2015.</w:t>
      </w:r>
    </w:p>
    <w:p w14:paraId="38AD621D" w14:textId="77777777" w:rsidR="00F32793" w:rsidRDefault="007D72F1">
      <w:pPr>
        <w:pStyle w:val="BodyText"/>
      </w:pPr>
      <w:r>
        <w:t>Participant gender is fairly evenly distributed across the sample. The survey included 1,065 (51%) women; 1,004 (48%) men; and 4 (0.19%) identifying as ‘Other’.</w:t>
      </w:r>
    </w:p>
    <w:p w14:paraId="6E99BF69" w14:textId="77777777" w:rsidR="00F32793" w:rsidRDefault="007D72F1">
      <w:pPr>
        <w:pStyle w:val="BodyText"/>
      </w:pPr>
      <w:r>
        <w:t xml:space="preserve">We also combined age and gender frequences, as shown in </w:t>
      </w:r>
      <w:r>
        <w:rPr>
          <w:i/>
        </w:rPr>
        <w:t>Figure 2</w:t>
      </w:r>
      <w:r>
        <w:t>:</w:t>
      </w:r>
    </w:p>
    <w:p w14:paraId="1B5106EC" w14:textId="77777777" w:rsidR="00F32793" w:rsidRDefault="007D72F1">
      <w:pPr>
        <w:pStyle w:val="BodyText"/>
      </w:pPr>
      <w:r>
        <w:rPr>
          <w:noProof/>
          <w:lang w:val="en-AU" w:eastAsia="en-AU"/>
        </w:rPr>
        <w:lastRenderedPageBreak/>
        <w:drawing>
          <wp:inline distT="0" distB="0" distL="0" distR="0" wp14:anchorId="1BDC995C" wp14:editId="78F40D06">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enderAndAgeFreq-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E83553E" w14:textId="77777777" w:rsidR="00F32793" w:rsidRDefault="007D72F1">
      <w:pPr>
        <w:pStyle w:val="BodyText"/>
      </w:pPr>
      <w:r>
        <w:rPr>
          <w:b/>
        </w:rPr>
        <w:t>Figure 2: Age &amp; Gender Frequency</w:t>
      </w:r>
    </w:p>
    <w:p w14:paraId="5F69E644" w14:textId="77777777" w:rsidR="00F32793" w:rsidRDefault="007D72F1">
      <w:pPr>
        <w:pStyle w:val="BodyText"/>
      </w:pPr>
      <w:r>
        <w:t xml:space="preserve">These figures approximate to Australia’s adult age distribution, as reported by the ABS in 2014 in </w:t>
      </w:r>
      <w:r>
        <w:rPr>
          <w:b/>
        </w:rPr>
        <w:t>Figure 3</w:t>
      </w:r>
      <w:r>
        <w:t xml:space="preserve"> below, though with a considerably higher skew towards younger women and older men. We correct for this in our sample by applying sampling weights to age and gender (Lumley 2010).</w:t>
      </w:r>
    </w:p>
    <w:p w14:paraId="7CB3A820" w14:textId="77777777" w:rsidR="00F32793" w:rsidRDefault="007D72F1">
      <w:pPr>
        <w:pStyle w:val="FigurewithCaption"/>
      </w:pPr>
      <w:r>
        <w:rPr>
          <w:noProof/>
          <w:lang w:val="en-AU" w:eastAsia="en-AU"/>
        </w:rPr>
        <w:lastRenderedPageBreak/>
        <w:drawing>
          <wp:inline distT="0" distB="0" distL="0" distR="0" wp14:anchorId="45A49EA2" wp14:editId="576685A4">
            <wp:extent cx="5334000" cy="41576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w.abs.gov.au/ausstats/abs@.nsf/0/1cd2b1952afc5e7aca257298000f2e76/Body/0.2A9C!OpenElement&amp;FieldElemFormat=gif"/>
                    <pic:cNvPicPr>
                      <a:picLocks noChangeAspect="1" noChangeArrowheads="1"/>
                    </pic:cNvPicPr>
                  </pic:nvPicPr>
                  <pic:blipFill>
                    <a:blip r:embed="rId12"/>
                    <a:stretch>
                      <a:fillRect/>
                    </a:stretch>
                  </pic:blipFill>
                  <pic:spPr bwMode="auto">
                    <a:xfrm>
                      <a:off x="0" y="0"/>
                      <a:ext cx="5334000" cy="4157680"/>
                    </a:xfrm>
                    <a:prstGeom prst="rect">
                      <a:avLst/>
                    </a:prstGeom>
                    <a:noFill/>
                    <a:ln w="9525">
                      <a:noFill/>
                      <a:headEnd/>
                      <a:tailEnd/>
                    </a:ln>
                  </pic:spPr>
                </pic:pic>
              </a:graphicData>
            </a:graphic>
          </wp:inline>
        </w:drawing>
      </w:r>
    </w:p>
    <w:p w14:paraId="1345C345" w14:textId="77777777" w:rsidR="00F32793" w:rsidRDefault="007D72F1">
      <w:pPr>
        <w:pStyle w:val="ImageCaption"/>
      </w:pPr>
      <w:r>
        <w:t>Population Structure, Age and sex - Australia - 1994 and 2014</w:t>
      </w:r>
    </w:p>
    <w:p w14:paraId="7660FA6A" w14:textId="77777777" w:rsidR="00F32793" w:rsidRDefault="007D72F1">
      <w:pPr>
        <w:pStyle w:val="BodyText"/>
      </w:pPr>
      <w:r>
        <w:rPr>
          <w:b/>
        </w:rPr>
        <w:t>Figure 3: Australia’s Age &amp; Gender Frequency (ABS 2014)</w:t>
      </w:r>
    </w:p>
    <w:p w14:paraId="0173B83C" w14:textId="77777777" w:rsidR="00F32793" w:rsidRDefault="007D72F1">
      <w:pPr>
        <w:pStyle w:val="BodyText"/>
      </w:pPr>
      <w:r>
        <w:t>Survey distribution by state follows Australia’s demographic distribution more closely. The split of participants between urban and regional/rural is as follows:</w:t>
      </w:r>
    </w:p>
    <w:p w14:paraId="4F6F95DC" w14:textId="77777777" w:rsidR="00F32793" w:rsidRDefault="007D72F1">
      <w:pPr>
        <w:pStyle w:val="BodyText"/>
      </w:pPr>
      <w:r>
        <w:rPr>
          <w:noProof/>
          <w:lang w:val="en-AU" w:eastAsia="en-AU"/>
        </w:rPr>
        <w:drawing>
          <wp:inline distT="0" distB="0" distL="0" distR="0" wp14:anchorId="1321C7C9" wp14:editId="11FA3061">
            <wp:extent cx="5334000" cy="2133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locationFreq-1.png"/>
                    <pic:cNvPicPr>
                      <a:picLocks noChangeAspect="1" noChangeArrowheads="1"/>
                    </pic:cNvPicPr>
                  </pic:nvPicPr>
                  <pic:blipFill>
                    <a:blip r:embed="rId13"/>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rPr>
          <w:b/>
        </w:rPr>
        <w:t>Figure 4: Location Frequency</w:t>
      </w:r>
    </w:p>
    <w:p w14:paraId="06D4FE61" w14:textId="77777777" w:rsidR="00F32793" w:rsidRDefault="007D72F1">
      <w:pPr>
        <w:pStyle w:val="BodyText"/>
      </w:pPr>
      <w:r>
        <w:t xml:space="preserve">The percentage of reported urban residents here is 64.06 - considerably less than </w:t>
      </w:r>
      <w:commentRangeStart w:id="158"/>
      <w:r w:rsidR="00266359">
        <w:fldChar w:fldCharType="begin"/>
      </w:r>
      <w:r w:rsidR="00266359">
        <w:instrText xml:space="preserve"> HYPERLINK "http://data.worldbank.org/indicator/SP.URB.TOTL.IN.ZS" \h </w:instrText>
      </w:r>
      <w:r w:rsidR="00266359">
        <w:fldChar w:fldCharType="separate"/>
      </w:r>
      <w:r>
        <w:rPr>
          <w:rStyle w:val="Hyperlink"/>
        </w:rPr>
        <w:t>World Bank figures for Australia of 89%</w:t>
      </w:r>
      <w:r w:rsidR="00266359">
        <w:rPr>
          <w:rStyle w:val="Hyperlink"/>
        </w:rPr>
        <w:fldChar w:fldCharType="end"/>
      </w:r>
      <w:commentRangeEnd w:id="158"/>
      <w:r w:rsidR="006B6262">
        <w:rPr>
          <w:rStyle w:val="CommentReference"/>
        </w:rPr>
        <w:commentReference w:id="158"/>
      </w:r>
      <w:r>
        <w:t>.</w:t>
      </w:r>
    </w:p>
    <w:p w14:paraId="342F8BEE" w14:textId="77777777" w:rsidR="00F32793" w:rsidRDefault="007D72F1">
      <w:pPr>
        <w:pStyle w:val="Heading4"/>
      </w:pPr>
      <w:bookmarkStart w:id="159" w:name="competencies"/>
      <w:bookmarkEnd w:id="159"/>
      <w:r>
        <w:lastRenderedPageBreak/>
        <w:t>Competencies</w:t>
      </w:r>
    </w:p>
    <w:p w14:paraId="1F18083F" w14:textId="77777777" w:rsidR="00F32793" w:rsidRDefault="007D72F1">
      <w:pPr>
        <w:pStyle w:val="FirstParagraph"/>
      </w:pPr>
      <w:r>
        <w:t>In relation to competencies, participants were asked to respond to two questions:</w:t>
      </w:r>
    </w:p>
    <w:p w14:paraId="78012A1B" w14:textId="77777777" w:rsidR="00F32793" w:rsidRDefault="007D72F1">
      <w:pPr>
        <w:pStyle w:val="Compact"/>
        <w:numPr>
          <w:ilvl w:val="0"/>
          <w:numId w:val="5"/>
        </w:numPr>
      </w:pPr>
      <w:r>
        <w:t>Frequency of online activity</w:t>
      </w:r>
    </w:p>
    <w:p w14:paraId="5FB94A1D" w14:textId="77777777" w:rsidR="00F32793" w:rsidRDefault="007D72F1">
      <w:pPr>
        <w:pStyle w:val="Compact"/>
        <w:numPr>
          <w:ilvl w:val="0"/>
          <w:numId w:val="5"/>
        </w:numPr>
      </w:pPr>
      <w:r>
        <w:t>Perceived ease of conducting online activity</w:t>
      </w:r>
    </w:p>
    <w:p w14:paraId="625D218F" w14:textId="77777777" w:rsidR="00F32793" w:rsidRDefault="007D72F1">
      <w:pPr>
        <w:pStyle w:val="FirstParagraph"/>
      </w:pPr>
      <w:r>
        <w:rPr>
          <w:i/>
        </w:rPr>
        <w:t>Frequency of online activity</w:t>
      </w:r>
      <w:r>
        <w:t xml:space="preserve"> measures frequency of 15 different activities, ranging from highly common activities such as sending email through to less common activities (in 2016), such as writing blogs.</w:t>
      </w:r>
    </w:p>
    <w:p w14:paraId="29DD61CA" w14:textId="77777777" w:rsidR="00F32793" w:rsidRDefault="007D72F1">
      <w:pPr>
        <w:pStyle w:val="BodyText"/>
      </w:pPr>
      <w:r>
        <w:t>Figure 5 below shows the relative frequencies of each activity. Using the Internet generally (for work, study, and for personal use), sending email and social networking are the most common activities. Streaming music, playing games with others, sharing media, and writing blogs or diaries are comparatively uncommon activities.</w:t>
      </w:r>
    </w:p>
    <w:p w14:paraId="2CFD3902" w14:textId="77777777" w:rsidR="00F32793" w:rsidRDefault="007D72F1">
      <w:pPr>
        <w:pStyle w:val="BodyText"/>
      </w:pPr>
      <w:r>
        <w:rPr>
          <w:noProof/>
          <w:lang w:val="en-AU" w:eastAsia="en-AU"/>
        </w:rPr>
        <w:lastRenderedPageBreak/>
        <w:drawing>
          <wp:inline distT="0" distB="0" distL="0" distR="0" wp14:anchorId="461EC238" wp14:editId="250DB50A">
            <wp:extent cx="5334000" cy="633412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74-1.png"/>
                    <pic:cNvPicPr>
                      <a:picLocks noChangeAspect="1" noChangeArrowheads="1"/>
                    </pic:cNvPicPr>
                  </pic:nvPicPr>
                  <pic:blipFill>
                    <a:blip r:embed="rId14"/>
                    <a:stretch>
                      <a:fillRect/>
                    </a:stretch>
                  </pic:blipFill>
                  <pic:spPr bwMode="auto">
                    <a:xfrm>
                      <a:off x="0" y="0"/>
                      <a:ext cx="5334000" cy="6334125"/>
                    </a:xfrm>
                    <a:prstGeom prst="rect">
                      <a:avLst/>
                    </a:prstGeom>
                    <a:noFill/>
                    <a:ln w="9525">
                      <a:noFill/>
                      <a:headEnd/>
                      <a:tailEnd/>
                    </a:ln>
                  </pic:spPr>
                </pic:pic>
              </a:graphicData>
            </a:graphic>
          </wp:inline>
        </w:drawing>
      </w:r>
    </w:p>
    <w:p w14:paraId="0980C52A" w14:textId="77777777" w:rsidR="00F32793" w:rsidRDefault="007D72F1">
      <w:pPr>
        <w:pStyle w:val="BodyText"/>
      </w:pPr>
      <w:r>
        <w:rPr>
          <w:b/>
        </w:rPr>
        <w:t xml:space="preserve">Figure 5: Frequency of online </w:t>
      </w:r>
      <w:commentRangeStart w:id="160"/>
      <w:r>
        <w:rPr>
          <w:b/>
        </w:rPr>
        <w:t>activity</w:t>
      </w:r>
      <w:commentRangeEnd w:id="160"/>
      <w:r w:rsidR="006B6262">
        <w:rPr>
          <w:rStyle w:val="CommentReference"/>
        </w:rPr>
        <w:commentReference w:id="160"/>
      </w:r>
    </w:p>
    <w:p w14:paraId="2C18A205" w14:textId="77777777" w:rsidR="00F32793" w:rsidRDefault="007D72F1">
      <w:pPr>
        <w:pStyle w:val="BodyText"/>
      </w:pPr>
      <w:r>
        <w:t xml:space="preserve">Respondents were also asked to rate the ease or difficulty of 27 online activities. Overall respondents report a high level of competency across all activities with bookmarking a website and connecting to a wifi network scoring the highest. Understanding the language that others use online and creating a blog were reported as more difficult activities. Despite the high level of competence reported by respondents in each of the 27 activities there were a small percentage of respondents who reported each of these activities as difficult or very </w:t>
      </w:r>
      <w:commentRangeStart w:id="161"/>
      <w:r>
        <w:t>difficult</w:t>
      </w:r>
      <w:commentRangeEnd w:id="161"/>
      <w:r w:rsidR="00E2712C">
        <w:rPr>
          <w:rStyle w:val="CommentReference"/>
        </w:rPr>
        <w:commentReference w:id="161"/>
      </w:r>
      <w:r>
        <w:t>.</w:t>
      </w:r>
    </w:p>
    <w:p w14:paraId="480C516A" w14:textId="77777777" w:rsidR="00F32793" w:rsidRDefault="007D72F1">
      <w:pPr>
        <w:pStyle w:val="BodyText"/>
      </w:pPr>
      <w:r>
        <w:rPr>
          <w:noProof/>
          <w:lang w:val="en-AU" w:eastAsia="en-AU"/>
        </w:rPr>
        <w:lastRenderedPageBreak/>
        <w:drawing>
          <wp:inline distT="0" distB="0" distL="0" distR="0" wp14:anchorId="19E6FA2E" wp14:editId="4D187D5E">
            <wp:extent cx="5334000" cy="1033462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431-1.png"/>
                    <pic:cNvPicPr>
                      <a:picLocks noChangeAspect="1" noChangeArrowheads="1"/>
                    </pic:cNvPicPr>
                  </pic:nvPicPr>
                  <pic:blipFill>
                    <a:blip r:embed="rId15"/>
                    <a:stretch>
                      <a:fillRect/>
                    </a:stretch>
                  </pic:blipFill>
                  <pic:spPr bwMode="auto">
                    <a:xfrm>
                      <a:off x="0" y="0"/>
                      <a:ext cx="5334000" cy="10334625"/>
                    </a:xfrm>
                    <a:prstGeom prst="rect">
                      <a:avLst/>
                    </a:prstGeom>
                    <a:noFill/>
                    <a:ln w="9525">
                      <a:noFill/>
                      <a:headEnd/>
                      <a:tailEnd/>
                    </a:ln>
                  </pic:spPr>
                </pic:pic>
              </a:graphicData>
            </a:graphic>
          </wp:inline>
        </w:drawing>
      </w:r>
    </w:p>
    <w:p w14:paraId="1B9C20CF" w14:textId="77777777" w:rsidR="00F32793" w:rsidRDefault="007D72F1">
      <w:pPr>
        <w:pStyle w:val="BodyText"/>
      </w:pPr>
      <w:r>
        <w:rPr>
          <w:b/>
        </w:rPr>
        <w:lastRenderedPageBreak/>
        <w:t>Figure 6: Perceived ease of conducting online activity</w:t>
      </w:r>
    </w:p>
    <w:p w14:paraId="4FA35BBF" w14:textId="77777777" w:rsidR="00F32793" w:rsidRDefault="007D72F1">
      <w:pPr>
        <w:pStyle w:val="Heading4"/>
      </w:pPr>
      <w:bookmarkStart w:id="162" w:name="interests"/>
      <w:bookmarkEnd w:id="162"/>
      <w:r>
        <w:t>Interests</w:t>
      </w:r>
    </w:p>
    <w:p w14:paraId="49039138" w14:textId="77777777" w:rsidR="00F32793" w:rsidRDefault="007D72F1">
      <w:pPr>
        <w:pStyle w:val="FirstParagraph"/>
      </w:pPr>
      <w:r>
        <w:t xml:space="preserve">We asked five questions on the critical issue of </w:t>
      </w:r>
      <w:r>
        <w:rPr>
          <w:i/>
        </w:rPr>
        <w:t>Interests</w:t>
      </w:r>
      <w:r>
        <w:t>:</w:t>
      </w:r>
    </w:p>
    <w:p w14:paraId="28E6DB3A" w14:textId="77777777" w:rsidR="00F32793" w:rsidRDefault="007D72F1">
      <w:pPr>
        <w:pStyle w:val="Compact"/>
        <w:numPr>
          <w:ilvl w:val="0"/>
          <w:numId w:val="6"/>
        </w:numPr>
      </w:pPr>
      <w:r>
        <w:t>Frequency of online activity</w:t>
      </w:r>
    </w:p>
    <w:p w14:paraId="3B74F74B" w14:textId="77777777" w:rsidR="00F32793" w:rsidRDefault="007D72F1">
      <w:pPr>
        <w:pStyle w:val="Compact"/>
        <w:numPr>
          <w:ilvl w:val="0"/>
          <w:numId w:val="6"/>
        </w:numPr>
      </w:pPr>
      <w:r>
        <w:t>Interest in seeking difference</w:t>
      </w:r>
    </w:p>
    <w:p w14:paraId="113FCD11" w14:textId="77777777" w:rsidR="00F32793" w:rsidRDefault="007D72F1">
      <w:pPr>
        <w:pStyle w:val="Compact"/>
        <w:numPr>
          <w:ilvl w:val="0"/>
          <w:numId w:val="6"/>
        </w:numPr>
      </w:pPr>
      <w:r>
        <w:t>Interest in fitness</w:t>
      </w:r>
    </w:p>
    <w:p w14:paraId="57AAD054" w14:textId="77777777" w:rsidR="00F32793" w:rsidRDefault="007D72F1">
      <w:pPr>
        <w:pStyle w:val="Compact"/>
        <w:numPr>
          <w:ilvl w:val="0"/>
          <w:numId w:val="6"/>
        </w:numPr>
      </w:pPr>
      <w:r>
        <w:t>Interest in health improvement</w:t>
      </w:r>
    </w:p>
    <w:p w14:paraId="4F070779" w14:textId="77777777" w:rsidR="00F32793" w:rsidRDefault="007D72F1">
      <w:pPr>
        <w:pStyle w:val="Compact"/>
        <w:numPr>
          <w:ilvl w:val="0"/>
          <w:numId w:val="6"/>
        </w:numPr>
      </w:pPr>
      <w:r>
        <w:t>Interest in keeping in touch</w:t>
      </w:r>
    </w:p>
    <w:p w14:paraId="5BB68871" w14:textId="77777777" w:rsidR="00F32793" w:rsidRDefault="007D72F1">
      <w:pPr>
        <w:pStyle w:val="FirstParagraph"/>
      </w:pPr>
      <w:r>
        <w:rPr>
          <w:i/>
        </w:rPr>
        <w:t>Frequency of online activity</w:t>
      </w:r>
      <w:r>
        <w:t xml:space="preserve"> measures frequency of 11 different activities related to information seeking, ranging from highly common activities, such as looking for information about general interests on platforms such as Wikipedia, through to more specific activities (in 2016), such as national government services.</w:t>
      </w:r>
    </w:p>
    <w:p w14:paraId="049D4EF1" w14:textId="77777777" w:rsidR="00F32793" w:rsidRDefault="007D72F1">
      <w:pPr>
        <w:pStyle w:val="BodyText"/>
      </w:pPr>
      <w:r>
        <w:rPr>
          <w:i/>
        </w:rPr>
        <w:t>Figure 7</w:t>
      </w:r>
      <w:r>
        <w:t xml:space="preserve"> below shows the relative frequencies of each activity. Looking for information about a topic of general interest where answers were provided by </w:t>
      </w:r>
      <w:r>
        <w:rPr>
          <w:i/>
        </w:rPr>
        <w:t>Wikipedia</w:t>
      </w:r>
      <w:r>
        <w:t xml:space="preserve">, </w:t>
      </w:r>
      <w:r>
        <w:rPr>
          <w:i/>
        </w:rPr>
        <w:t>Quora</w:t>
      </w:r>
      <w:r>
        <w:t xml:space="preserve"> or other informational sites, and searching for prices are the most common activities. Looking for information about concerts and events, and political or societal issues are comparatively uncommon activities.</w:t>
      </w:r>
    </w:p>
    <w:p w14:paraId="21EA18A4" w14:textId="77777777" w:rsidR="00F32793" w:rsidRDefault="007D72F1">
      <w:pPr>
        <w:pStyle w:val="BodyText"/>
      </w:pPr>
      <w:r>
        <w:rPr>
          <w:noProof/>
          <w:lang w:val="en-AU" w:eastAsia="en-AU"/>
        </w:rPr>
        <w:lastRenderedPageBreak/>
        <w:drawing>
          <wp:inline distT="0" distB="0" distL="0" distR="0" wp14:anchorId="3F8E6401" wp14:editId="549F4092">
            <wp:extent cx="5334000" cy="500062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437-1.png"/>
                    <pic:cNvPicPr>
                      <a:picLocks noChangeAspect="1" noChangeArrowheads="1"/>
                    </pic:cNvPicPr>
                  </pic:nvPicPr>
                  <pic:blipFill>
                    <a:blip r:embed="rId16"/>
                    <a:stretch>
                      <a:fillRect/>
                    </a:stretch>
                  </pic:blipFill>
                  <pic:spPr bwMode="auto">
                    <a:xfrm>
                      <a:off x="0" y="0"/>
                      <a:ext cx="5334000" cy="5000625"/>
                    </a:xfrm>
                    <a:prstGeom prst="rect">
                      <a:avLst/>
                    </a:prstGeom>
                    <a:noFill/>
                    <a:ln w="9525">
                      <a:noFill/>
                      <a:headEnd/>
                      <a:tailEnd/>
                    </a:ln>
                  </pic:spPr>
                </pic:pic>
              </a:graphicData>
            </a:graphic>
          </wp:inline>
        </w:drawing>
      </w:r>
    </w:p>
    <w:p w14:paraId="2CC0220C" w14:textId="77777777" w:rsidR="00F32793" w:rsidRDefault="007D72F1">
      <w:pPr>
        <w:pStyle w:val="BodyText"/>
      </w:pPr>
      <w:r>
        <w:rPr>
          <w:b/>
        </w:rPr>
        <w:t>Figure 7: General Interests</w:t>
      </w:r>
    </w:p>
    <w:p w14:paraId="61E6F15C" w14:textId="77777777" w:rsidR="00F32793" w:rsidRDefault="007D72F1">
      <w:pPr>
        <w:pStyle w:val="BodyText"/>
      </w:pPr>
      <w:r>
        <w:t xml:space="preserve">The question about </w:t>
      </w:r>
      <w:r>
        <w:rPr>
          <w:i/>
        </w:rPr>
        <w:t>Interest in seeking difference</w:t>
      </w:r>
      <w:r>
        <w:t xml:space="preserve"> measured frequency of 7 different online activities whose main purpose is to determine to what extent online information seeking helps people to find others who share their interests and to learn about or understand social and cultural difference.</w:t>
      </w:r>
    </w:p>
    <w:p w14:paraId="73C64FCE" w14:textId="77777777" w:rsidR="00F32793" w:rsidRDefault="007D72F1">
      <w:pPr>
        <w:pStyle w:val="BodyText"/>
      </w:pPr>
      <w:r>
        <w:rPr>
          <w:i/>
        </w:rPr>
        <w:t>Figure 8</w:t>
      </w:r>
      <w:r>
        <w:t xml:space="preserve"> below shows the relative frequencies of each activity. Finding people of a similar age who share my interests is the most frequent and most commonly reported activity, followed by learning new things about people with mental illnesses or physical disabilities and learning new things about other ethnic groups. Learning things about participant’s own ethnic group and feeling more connected to spiritual or religious beliefs are less common. This suggests that for Australians, online information seeking is more directed towards questions of interest, gender and health, rather than ethnicity and religion.</w:t>
      </w:r>
    </w:p>
    <w:p w14:paraId="19F07591" w14:textId="77777777" w:rsidR="00F32793" w:rsidRDefault="007D72F1">
      <w:pPr>
        <w:pStyle w:val="BodyText"/>
      </w:pPr>
      <w:r>
        <w:rPr>
          <w:noProof/>
          <w:lang w:val="en-AU" w:eastAsia="en-AU"/>
        </w:rPr>
        <w:lastRenderedPageBreak/>
        <w:drawing>
          <wp:inline distT="0" distB="0" distL="0" distR="0" wp14:anchorId="7C7D0271" wp14:editId="62D3AE59">
            <wp:extent cx="5334000" cy="4000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341-1.png"/>
                    <pic:cNvPicPr>
                      <a:picLocks noChangeAspect="1" noChangeArrowheads="1"/>
                    </pic:cNvPicPr>
                  </pic:nvPicPr>
                  <pic:blipFill>
                    <a:blip r:embed="rId17"/>
                    <a:stretch>
                      <a:fillRect/>
                    </a:stretch>
                  </pic:blipFill>
                  <pic:spPr bwMode="auto">
                    <a:xfrm>
                      <a:off x="0" y="0"/>
                      <a:ext cx="5334000" cy="4000500"/>
                    </a:xfrm>
                    <a:prstGeom prst="rect">
                      <a:avLst/>
                    </a:prstGeom>
                    <a:noFill/>
                    <a:ln w="9525">
                      <a:noFill/>
                      <a:headEnd/>
                      <a:tailEnd/>
                    </a:ln>
                  </pic:spPr>
                </pic:pic>
              </a:graphicData>
            </a:graphic>
          </wp:inline>
        </w:drawing>
      </w:r>
    </w:p>
    <w:p w14:paraId="38DB0C86" w14:textId="77777777" w:rsidR="00F32793" w:rsidRDefault="007D72F1">
      <w:pPr>
        <w:pStyle w:val="BodyText"/>
      </w:pPr>
      <w:r>
        <w:rPr>
          <w:b/>
        </w:rPr>
        <w:t>Figure 8: Interest in seeking difference</w:t>
      </w:r>
    </w:p>
    <w:p w14:paraId="467C4A25" w14:textId="77777777" w:rsidR="00F32793" w:rsidRDefault="007D72F1">
      <w:pPr>
        <w:pStyle w:val="BodyText"/>
      </w:pPr>
      <w:r>
        <w:t xml:space="preserve">The question on </w:t>
      </w:r>
      <w:r>
        <w:rPr>
          <w:i/>
        </w:rPr>
        <w:t>Interest in fitness and health improvement</w:t>
      </w:r>
      <w:r>
        <w:t xml:space="preserve"> measured frequency of 10 different online activities whose main purpose is to determine to what extent online technologies assist people to manage their health and fitness.</w:t>
      </w:r>
    </w:p>
    <w:p w14:paraId="293542A3" w14:textId="77777777" w:rsidR="00F32793" w:rsidRDefault="007D72F1">
      <w:pPr>
        <w:pStyle w:val="BodyText"/>
      </w:pPr>
      <w:r>
        <w:rPr>
          <w:i/>
        </w:rPr>
        <w:t>Figure 9</w:t>
      </w:r>
      <w:r>
        <w:t xml:space="preserve"> below shows the relative frequencies of each activity. Looking up information or asking others about a training program is the most frequent and commonly reported activity, followed by looking up information or asking advice on a medical condition. The least common activities reported are participating in an online health or fitness community and filling out questionnaires about fitness. There are not large differences reported between any of the activities, and less than a third of participants reported engaging in any of the activities on more than a monthly basis.</w:t>
      </w:r>
    </w:p>
    <w:p w14:paraId="7B4A2ED8" w14:textId="77777777" w:rsidR="00F32793" w:rsidRDefault="007D72F1">
      <w:pPr>
        <w:pStyle w:val="BodyText"/>
      </w:pPr>
      <w:r>
        <w:rPr>
          <w:noProof/>
          <w:lang w:val="en-AU" w:eastAsia="en-AU"/>
        </w:rPr>
        <w:lastRenderedPageBreak/>
        <w:drawing>
          <wp:inline distT="0" distB="0" distL="0" distR="0" wp14:anchorId="6DD46B90" wp14:editId="092F6E59">
            <wp:extent cx="5334000" cy="46672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352-1.png"/>
                    <pic:cNvPicPr>
                      <a:picLocks noChangeAspect="1" noChangeArrowheads="1"/>
                    </pic:cNvPicPr>
                  </pic:nvPicPr>
                  <pic:blipFill>
                    <a:blip r:embed="rId18"/>
                    <a:stretch>
                      <a:fillRect/>
                    </a:stretch>
                  </pic:blipFill>
                  <pic:spPr bwMode="auto">
                    <a:xfrm>
                      <a:off x="0" y="0"/>
                      <a:ext cx="5334000" cy="4667250"/>
                    </a:xfrm>
                    <a:prstGeom prst="rect">
                      <a:avLst/>
                    </a:prstGeom>
                    <a:noFill/>
                    <a:ln w="9525">
                      <a:noFill/>
                      <a:headEnd/>
                      <a:tailEnd/>
                    </a:ln>
                  </pic:spPr>
                </pic:pic>
              </a:graphicData>
            </a:graphic>
          </wp:inline>
        </w:drawing>
      </w:r>
    </w:p>
    <w:p w14:paraId="67F4072F" w14:textId="77777777" w:rsidR="00F32793" w:rsidRDefault="007D72F1">
      <w:pPr>
        <w:pStyle w:val="BodyText"/>
      </w:pPr>
      <w:r>
        <w:rPr>
          <w:b/>
        </w:rPr>
        <w:t>Figure 9: Interest in fitness and health improvement</w:t>
      </w:r>
    </w:p>
    <w:p w14:paraId="17C47383" w14:textId="77777777" w:rsidR="00F32793" w:rsidRDefault="007D72F1">
      <w:pPr>
        <w:pStyle w:val="BodyText"/>
      </w:pPr>
      <w:r>
        <w:t>We asked a series of subsidiary statements about use of digital capacities to improve health. More participants agreed than disagreed (32% to 17%) with the statement they made better decisions as a result of online advice. In terms of outcomes, responses were more evenly split: 25% agreed their health had improved, while 20% disagreed.</w:t>
      </w:r>
    </w:p>
    <w:p w14:paraId="66902F78" w14:textId="77777777" w:rsidR="00F32793" w:rsidRDefault="007D72F1">
      <w:pPr>
        <w:pStyle w:val="BodyText"/>
      </w:pPr>
      <w:r>
        <w:rPr>
          <w:noProof/>
          <w:lang w:val="en-AU" w:eastAsia="en-AU"/>
        </w:rPr>
        <w:lastRenderedPageBreak/>
        <w:drawing>
          <wp:inline distT="0" distB="0" distL="0" distR="0" wp14:anchorId="7BA909B2" wp14:editId="1EE5E8CD">
            <wp:extent cx="5334000" cy="233362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353-1.png"/>
                    <pic:cNvPicPr>
                      <a:picLocks noChangeAspect="1" noChangeArrowheads="1"/>
                    </pic:cNvPicPr>
                  </pic:nvPicPr>
                  <pic:blipFill>
                    <a:blip r:embed="rId19"/>
                    <a:stretch>
                      <a:fillRect/>
                    </a:stretch>
                  </pic:blipFill>
                  <pic:spPr bwMode="auto">
                    <a:xfrm>
                      <a:off x="0" y="0"/>
                      <a:ext cx="5334000" cy="2333625"/>
                    </a:xfrm>
                    <a:prstGeom prst="rect">
                      <a:avLst/>
                    </a:prstGeom>
                    <a:noFill/>
                    <a:ln w="9525">
                      <a:noFill/>
                      <a:headEnd/>
                      <a:tailEnd/>
                    </a:ln>
                  </pic:spPr>
                </pic:pic>
              </a:graphicData>
            </a:graphic>
          </wp:inline>
        </w:drawing>
      </w:r>
    </w:p>
    <w:p w14:paraId="447A085A" w14:textId="77777777" w:rsidR="00F32793" w:rsidRDefault="007D72F1">
      <w:pPr>
        <w:pStyle w:val="BodyText"/>
      </w:pPr>
      <w:r>
        <w:rPr>
          <w:b/>
        </w:rPr>
        <w:t>Figure 10: Health Impacts</w:t>
      </w:r>
    </w:p>
    <w:p w14:paraId="189F44E8" w14:textId="77777777" w:rsidR="00F32793" w:rsidRDefault="007D72F1">
      <w:pPr>
        <w:pStyle w:val="BodyText"/>
      </w:pPr>
      <w:r>
        <w:t>The survey asked respondents to rate the importance of their motivations for using the internet for maintaining their general interests, along with their connections with others. Respondents were asked to rate 14 statements which ranged between extremely important and not important at all. Each statement was rated with some degree of importance by a majority of respondents. “Communicating with friends and family” was rated the highest, with over 84% of respondents rating this fairly or extremely important. “Opening up new worlds and fueling my imagination” also scored highly. Respondents rated ”Expressing who I am by making my identity and thoughts more public” or “Making online communities aware of injustices” as comparatively less important. This suggests that the reasons that motivate people to use the internet are contingent upon their connections with others and their sense of self.</w:t>
      </w:r>
    </w:p>
    <w:p w14:paraId="31233473" w14:textId="77777777" w:rsidR="00F32793" w:rsidRDefault="007D72F1">
      <w:pPr>
        <w:pStyle w:val="BodyText"/>
      </w:pPr>
      <w:r>
        <w:rPr>
          <w:noProof/>
          <w:lang w:val="en-AU" w:eastAsia="en-AU"/>
        </w:rPr>
        <w:lastRenderedPageBreak/>
        <w:drawing>
          <wp:inline distT="0" distB="0" distL="0" distR="0" wp14:anchorId="7520D31E" wp14:editId="07500D27">
            <wp:extent cx="5334000" cy="500062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430-1.png"/>
                    <pic:cNvPicPr>
                      <a:picLocks noChangeAspect="1" noChangeArrowheads="1"/>
                    </pic:cNvPicPr>
                  </pic:nvPicPr>
                  <pic:blipFill>
                    <a:blip r:embed="rId20"/>
                    <a:stretch>
                      <a:fillRect/>
                    </a:stretch>
                  </pic:blipFill>
                  <pic:spPr bwMode="auto">
                    <a:xfrm>
                      <a:off x="0" y="0"/>
                      <a:ext cx="5334000" cy="5000625"/>
                    </a:xfrm>
                    <a:prstGeom prst="rect">
                      <a:avLst/>
                    </a:prstGeom>
                    <a:noFill/>
                    <a:ln w="9525">
                      <a:noFill/>
                      <a:headEnd/>
                      <a:tailEnd/>
                    </a:ln>
                  </pic:spPr>
                </pic:pic>
              </a:graphicData>
            </a:graphic>
          </wp:inline>
        </w:drawing>
      </w:r>
    </w:p>
    <w:p w14:paraId="2E9FF426" w14:textId="77777777" w:rsidR="00F32793" w:rsidRDefault="007D72F1">
      <w:pPr>
        <w:pStyle w:val="BodyText"/>
      </w:pPr>
      <w:r>
        <w:rPr>
          <w:b/>
        </w:rPr>
        <w:t>Figure 11: Interest in keeping in touch</w:t>
      </w:r>
    </w:p>
    <w:p w14:paraId="49661D83" w14:textId="77777777" w:rsidR="00F32793" w:rsidRDefault="007D72F1">
      <w:pPr>
        <w:pStyle w:val="Heading4"/>
      </w:pPr>
      <w:bookmarkStart w:id="163" w:name="resilience"/>
      <w:bookmarkEnd w:id="163"/>
      <w:r>
        <w:t>Resilience</w:t>
      </w:r>
    </w:p>
    <w:p w14:paraId="6D86FDE8" w14:textId="77777777" w:rsidR="00F32793" w:rsidRDefault="007D72F1">
      <w:pPr>
        <w:pStyle w:val="FirstParagraph"/>
      </w:pPr>
      <w:r>
        <w:t>Our survey asked participants to respond to three questions about potential risks and harms of online activity, and how they prepare themselves for dealing with them:</w:t>
      </w:r>
    </w:p>
    <w:p w14:paraId="6EC7ACE2" w14:textId="77777777" w:rsidR="00F32793" w:rsidRDefault="007D72F1">
      <w:pPr>
        <w:pStyle w:val="Compact"/>
        <w:numPr>
          <w:ilvl w:val="0"/>
          <w:numId w:val="7"/>
        </w:numPr>
      </w:pPr>
      <w:r>
        <w:t>Experience of potential risks and harms of online activity in the last 12 months</w:t>
      </w:r>
    </w:p>
    <w:p w14:paraId="7D4040D3" w14:textId="77777777" w:rsidR="00F32793" w:rsidRDefault="007D72F1">
      <w:pPr>
        <w:pStyle w:val="Compact"/>
        <w:numPr>
          <w:ilvl w:val="0"/>
          <w:numId w:val="7"/>
        </w:numPr>
      </w:pPr>
      <w:r>
        <w:t>Level of agreement with statements about potential risks and harms</w:t>
      </w:r>
    </w:p>
    <w:p w14:paraId="2503E00E" w14:textId="77777777" w:rsidR="00F32793" w:rsidRDefault="007D72F1">
      <w:pPr>
        <w:pStyle w:val="Compact"/>
        <w:numPr>
          <w:ilvl w:val="0"/>
          <w:numId w:val="7"/>
        </w:numPr>
      </w:pPr>
      <w:r>
        <w:t>Level of agreement with statements about engaging with others online</w:t>
      </w:r>
    </w:p>
    <w:p w14:paraId="20B7473D" w14:textId="77777777" w:rsidR="00F32793" w:rsidRDefault="007D72F1">
      <w:pPr>
        <w:pStyle w:val="FirstParagraph"/>
      </w:pPr>
      <w:r>
        <w:rPr>
          <w:i/>
        </w:rPr>
        <w:t>Frequency of harmful events</w:t>
      </w:r>
      <w:r>
        <w:t xml:space="preserve"> measures frequency of 11 risks of online activity. These include getting a virus on one’s device or seeing upsetting content online, or actions taken as a protection measure against those risks, such as reporting an issue online, deleting data or blocking further contacts from an individual.</w:t>
      </w:r>
    </w:p>
    <w:p w14:paraId="3234B3F2" w14:textId="77777777" w:rsidR="00F32793" w:rsidRDefault="007D72F1">
      <w:pPr>
        <w:pStyle w:val="BodyText"/>
      </w:pPr>
      <w:r>
        <w:rPr>
          <w:b/>
          <w:i/>
        </w:rPr>
        <w:t>Figure 12</w:t>
      </w:r>
      <w:r>
        <w:rPr>
          <w:b/>
        </w:rPr>
        <w:t xml:space="preserve"> below shows the relative frequencies of experiencing a risk, or taking a specific action in response to a risk, in the last 12 months. </w:t>
      </w:r>
    </w:p>
    <w:p w14:paraId="2AE81B04" w14:textId="77777777" w:rsidR="00F32793" w:rsidRDefault="007D72F1">
      <w:pPr>
        <w:pStyle w:val="BodyText"/>
      </w:pPr>
      <w:r>
        <w:lastRenderedPageBreak/>
        <w:t>On average, more than half of respondents (51%) reported having never experienced these risks or potentially harmful events in the past year. The event that was most commonly experienced was ‘Seeing or experiencing something on the internet that had bothered them in some way’ with 55% of respondents experiencing this at least once in the last 12 months, and 14% reporting experiencing this on a weekly basis or more often. This overlap shows some respondents distinguish ‘harmful event’ from ‘something that bothered them’, a result that warrants further investigation.</w:t>
      </w:r>
    </w:p>
    <w:p w14:paraId="25612299" w14:textId="77777777" w:rsidR="00F32793" w:rsidRDefault="007D72F1">
      <w:pPr>
        <w:pStyle w:val="BodyText"/>
      </w:pPr>
      <w:r>
        <w:t>Half of respondents reported taking protective measures, such as blocking further contacts from an individual or deleting data in response to security and privacy concerns, at least once in the last 12 months.</w:t>
      </w:r>
    </w:p>
    <w:p w14:paraId="1A791FA0" w14:textId="77777777" w:rsidR="00F32793" w:rsidRDefault="007D72F1">
      <w:pPr>
        <w:pStyle w:val="BodyText"/>
      </w:pPr>
      <w:r>
        <w:t>Although respondents reported experiencing potentially harmful events online, the frequency of such events remains generally low. The most frequently reported action in response to online risks is to use extra security measures, such as changing passwords, encrypting data or using VPNs, to protect privacy.</w:t>
      </w:r>
    </w:p>
    <w:p w14:paraId="33BF0103" w14:textId="77777777" w:rsidR="00F32793" w:rsidRDefault="007D72F1">
      <w:pPr>
        <w:pStyle w:val="BodyText"/>
      </w:pPr>
      <w:r>
        <w:rPr>
          <w:noProof/>
          <w:lang w:val="en-AU" w:eastAsia="en-AU"/>
        </w:rPr>
        <w:drawing>
          <wp:inline distT="0" distB="0" distL="0" distR="0" wp14:anchorId="25155056" wp14:editId="3DB7AB70">
            <wp:extent cx="5334000" cy="533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434-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4196994C" w14:textId="77777777" w:rsidR="00F32793" w:rsidRDefault="007D72F1">
      <w:pPr>
        <w:pStyle w:val="BodyText"/>
      </w:pPr>
      <w:r>
        <w:rPr>
          <w:b/>
        </w:rPr>
        <w:lastRenderedPageBreak/>
        <w:t>Figure 12: Frequency of harmful events</w:t>
      </w:r>
    </w:p>
    <w:p w14:paraId="4983BDD8" w14:textId="77777777" w:rsidR="00F32793" w:rsidRDefault="007D72F1">
      <w:pPr>
        <w:pStyle w:val="BodyText"/>
      </w:pPr>
      <w:r>
        <w:rPr>
          <w:i/>
        </w:rPr>
        <w:t>Figure 13</w:t>
      </w:r>
      <w:r>
        <w:t xml:space="preserve"> below shows the level of agreement with a number of statements relating to online harms.</w:t>
      </w:r>
    </w:p>
    <w:p w14:paraId="5E16DB03" w14:textId="77777777" w:rsidR="00F32793" w:rsidRDefault="007D72F1">
      <w:pPr>
        <w:pStyle w:val="BodyText"/>
      </w:pPr>
      <w:r>
        <w:t>Despite reporting having experienced some potentially harmful events in the last 12 months, the level of agreement with statements about online harms of a more general nature show an overall positive attitude towards those risks. The majority of respondents agree or strongly agree that the opportunities of online activities outweigh the risks and that while some level of online risk is inevitable, this provides an important learning opportunity.</w:t>
      </w:r>
    </w:p>
    <w:p w14:paraId="2DDCF03C" w14:textId="77777777" w:rsidR="00F32793" w:rsidRDefault="007D72F1">
      <w:pPr>
        <w:pStyle w:val="BodyText"/>
      </w:pPr>
      <w:r>
        <w:t>Online security and safety remains a pressing concern for just over a third of respondents but there appears to be both an increased level of acceptance about risks, alongside the development of coping mechanisms to better manage them.</w:t>
      </w:r>
    </w:p>
    <w:p w14:paraId="0FF90817" w14:textId="77777777" w:rsidR="00F32793" w:rsidRDefault="007D72F1">
      <w:pPr>
        <w:pStyle w:val="BodyText"/>
      </w:pPr>
      <w:r>
        <w:rPr>
          <w:noProof/>
          <w:lang w:val="en-AU" w:eastAsia="en-AU"/>
        </w:rPr>
        <w:drawing>
          <wp:inline distT="0" distB="0" distL="0" distR="0" wp14:anchorId="4A38CA5E" wp14:editId="7FB85A73">
            <wp:extent cx="5334000" cy="366712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435-1.png"/>
                    <pic:cNvPicPr>
                      <a:picLocks noChangeAspect="1" noChangeArrowheads="1"/>
                    </pic:cNvPicPr>
                  </pic:nvPicPr>
                  <pic:blipFill>
                    <a:blip r:embed="rId22"/>
                    <a:stretch>
                      <a:fillRect/>
                    </a:stretch>
                  </pic:blipFill>
                  <pic:spPr bwMode="auto">
                    <a:xfrm>
                      <a:off x="0" y="0"/>
                      <a:ext cx="5334000" cy="3667125"/>
                    </a:xfrm>
                    <a:prstGeom prst="rect">
                      <a:avLst/>
                    </a:prstGeom>
                    <a:noFill/>
                    <a:ln w="9525">
                      <a:noFill/>
                      <a:headEnd/>
                      <a:tailEnd/>
                    </a:ln>
                  </pic:spPr>
                </pic:pic>
              </a:graphicData>
            </a:graphic>
          </wp:inline>
        </w:drawing>
      </w:r>
    </w:p>
    <w:p w14:paraId="5FB8091C" w14:textId="77777777" w:rsidR="00F32793" w:rsidRDefault="007D72F1">
      <w:pPr>
        <w:pStyle w:val="BodyText"/>
      </w:pPr>
      <w:r>
        <w:rPr>
          <w:b/>
        </w:rPr>
        <w:t>Figure 13: Responses to statements about online harms</w:t>
      </w:r>
    </w:p>
    <w:p w14:paraId="32425E33" w14:textId="77777777" w:rsidR="00F32793" w:rsidRDefault="007D72F1">
      <w:pPr>
        <w:pStyle w:val="BodyText"/>
      </w:pPr>
      <w:r>
        <w:t>Thinking about how they feel when they engage with others online, respondents were asked to what extent they agree with several statements relating to their willingness to engage with others.</w:t>
      </w:r>
    </w:p>
    <w:p w14:paraId="37249B00" w14:textId="77777777" w:rsidR="00F32793" w:rsidRDefault="007D72F1">
      <w:pPr>
        <w:pStyle w:val="BodyText"/>
      </w:pPr>
      <w:r>
        <w:t>For each of these statements, a large proportion of respondents neither agree nor disagree. People tend to disagree that it is easier to be oneself online than face to face or that they talk about private things online that they do not share face to face. Similar proportions agree or disagree that going online makes them feel better when they are going through a difficult time.</w:t>
      </w:r>
    </w:p>
    <w:p w14:paraId="125B2BFD" w14:textId="77777777" w:rsidR="00F32793" w:rsidRDefault="007D72F1">
      <w:pPr>
        <w:pStyle w:val="BodyText"/>
      </w:pPr>
      <w:r>
        <w:rPr>
          <w:noProof/>
          <w:lang w:val="en-AU" w:eastAsia="en-AU"/>
        </w:rPr>
        <w:lastRenderedPageBreak/>
        <w:drawing>
          <wp:inline distT="0" distB="0" distL="0" distR="0" wp14:anchorId="5E72F9F7" wp14:editId="7BEC733C">
            <wp:extent cx="5334000" cy="36671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428-1.png"/>
                    <pic:cNvPicPr>
                      <a:picLocks noChangeAspect="1" noChangeArrowheads="1"/>
                    </pic:cNvPicPr>
                  </pic:nvPicPr>
                  <pic:blipFill>
                    <a:blip r:embed="rId23"/>
                    <a:stretch>
                      <a:fillRect/>
                    </a:stretch>
                  </pic:blipFill>
                  <pic:spPr bwMode="auto">
                    <a:xfrm>
                      <a:off x="0" y="0"/>
                      <a:ext cx="5334000" cy="3667125"/>
                    </a:xfrm>
                    <a:prstGeom prst="rect">
                      <a:avLst/>
                    </a:prstGeom>
                    <a:noFill/>
                    <a:ln w="9525">
                      <a:noFill/>
                      <a:headEnd/>
                      <a:tailEnd/>
                    </a:ln>
                  </pic:spPr>
                </pic:pic>
              </a:graphicData>
            </a:graphic>
          </wp:inline>
        </w:drawing>
      </w:r>
    </w:p>
    <w:p w14:paraId="4EB34C58" w14:textId="77777777" w:rsidR="00F32793" w:rsidRDefault="007D72F1">
      <w:pPr>
        <w:pStyle w:val="BodyText"/>
      </w:pPr>
      <w:r>
        <w:rPr>
          <w:b/>
        </w:rPr>
        <w:t>Figure 14: Willingness to engage with others</w:t>
      </w:r>
    </w:p>
    <w:p w14:paraId="4F84B817" w14:textId="77777777" w:rsidR="00F32793" w:rsidRDefault="007D72F1">
      <w:pPr>
        <w:pStyle w:val="Heading4"/>
      </w:pPr>
      <w:bookmarkStart w:id="164" w:name="social-connectedness"/>
      <w:bookmarkEnd w:id="164"/>
      <w:r>
        <w:t>Social Connectedness</w:t>
      </w:r>
    </w:p>
    <w:p w14:paraId="31972851" w14:textId="77777777" w:rsidR="00F32793" w:rsidRDefault="007D72F1">
      <w:pPr>
        <w:pStyle w:val="FirstParagraph"/>
      </w:pPr>
      <w:r>
        <w:t>Our survey asked participants to respond to questions about social connectedness and the role technology plays in their interactions with other people. Key topics include:</w:t>
      </w:r>
    </w:p>
    <w:p w14:paraId="0EF27CBA" w14:textId="77777777" w:rsidR="00F32793" w:rsidRDefault="007D72F1">
      <w:pPr>
        <w:pStyle w:val="Compact"/>
        <w:numPr>
          <w:ilvl w:val="0"/>
          <w:numId w:val="8"/>
        </w:numPr>
      </w:pPr>
      <w:r>
        <w:t>Frequency of online activity to maintain connections</w:t>
      </w:r>
    </w:p>
    <w:p w14:paraId="07A7A21F" w14:textId="77777777" w:rsidR="00F32793" w:rsidRDefault="007D72F1">
      <w:pPr>
        <w:pStyle w:val="Compact"/>
        <w:numPr>
          <w:ilvl w:val="0"/>
          <w:numId w:val="8"/>
        </w:numPr>
      </w:pPr>
      <w:r>
        <w:t>Importance of online life to maintaining relationships</w:t>
      </w:r>
    </w:p>
    <w:p w14:paraId="45033BBB" w14:textId="77777777" w:rsidR="00F32793" w:rsidRDefault="007D72F1">
      <w:pPr>
        <w:pStyle w:val="Compact"/>
        <w:numPr>
          <w:ilvl w:val="0"/>
          <w:numId w:val="8"/>
        </w:numPr>
      </w:pPr>
      <w:r>
        <w:t>Level of agreement with statements about broader issues concerning technology</w:t>
      </w:r>
    </w:p>
    <w:p w14:paraId="28173ED1" w14:textId="77777777" w:rsidR="00F32793" w:rsidRDefault="007D72F1">
      <w:pPr>
        <w:pStyle w:val="FirstParagraph"/>
      </w:pPr>
      <w:r>
        <w:t>The first question measures frequency of 8 different online activities whose main purpose, or direct consequence, is to interact with others or to maintain connections.</w:t>
      </w:r>
    </w:p>
    <w:p w14:paraId="1ED18F26" w14:textId="77777777" w:rsidR="00F32793" w:rsidRDefault="007D72F1">
      <w:pPr>
        <w:pStyle w:val="BodyText"/>
      </w:pPr>
      <w:r>
        <w:rPr>
          <w:i/>
        </w:rPr>
        <w:t>Figure 15</w:t>
      </w:r>
      <w:r>
        <w:t xml:space="preserve"> below shows the relative frequencies of each activity. Reading updates from friends or family via email or social media is the most frequent and most commonly reported activity, followed by making comments on those updates. Making new friends, meeting people or looking at websites that help meet new people are less common. This suggests that online activity is primarily used to strengthen connection with offline networks rather than to develop connections with new online-only networks.</w:t>
      </w:r>
      <w:r>
        <w:rPr>
          <w:rStyle w:val="FootnoteReference"/>
        </w:rPr>
        <w:footnoteReference w:id="12"/>
      </w:r>
    </w:p>
    <w:p w14:paraId="686D799F" w14:textId="77777777" w:rsidR="00F32793" w:rsidRDefault="007D72F1">
      <w:pPr>
        <w:pStyle w:val="BodyText"/>
      </w:pPr>
      <w:r>
        <w:rPr>
          <w:noProof/>
          <w:lang w:val="en-AU" w:eastAsia="en-AU"/>
        </w:rPr>
        <w:lastRenderedPageBreak/>
        <w:drawing>
          <wp:inline distT="0" distB="0" distL="0" distR="0" wp14:anchorId="390DC453" wp14:editId="603183FC">
            <wp:extent cx="5334000" cy="4000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343-1.png"/>
                    <pic:cNvPicPr>
                      <a:picLocks noChangeAspect="1" noChangeArrowheads="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14:paraId="4ADFBA47" w14:textId="77777777" w:rsidR="00F32793" w:rsidRDefault="007D72F1">
      <w:pPr>
        <w:pStyle w:val="BodyText"/>
      </w:pPr>
      <w:r>
        <w:rPr>
          <w:b/>
        </w:rPr>
        <w:t>Figure 15: Maintaining connections</w:t>
      </w:r>
    </w:p>
    <w:p w14:paraId="03FA16C1" w14:textId="77777777" w:rsidR="00F32793" w:rsidRDefault="007D72F1">
      <w:pPr>
        <w:pStyle w:val="BodyText"/>
      </w:pPr>
      <w:r>
        <w:t>When asked how important online life is in maintaining relationships with various groups within a broader social network, friends and family were the two groups with the highest level of importance. Online is also considered important in maintaining relationships with other networks of interest and work or school peers, but comparatively not as important to the maintenance of relationships with neighbours.</w:t>
      </w:r>
    </w:p>
    <w:p w14:paraId="2C479F3D" w14:textId="77777777" w:rsidR="00F32793" w:rsidRDefault="007D72F1">
      <w:pPr>
        <w:pStyle w:val="BodyText"/>
      </w:pPr>
      <w:r>
        <w:rPr>
          <w:noProof/>
          <w:lang w:val="en-AU" w:eastAsia="en-AU"/>
        </w:rPr>
        <w:lastRenderedPageBreak/>
        <w:drawing>
          <wp:inline distT="0" distB="0" distL="0" distR="0" wp14:anchorId="66A14099" wp14:editId="5338168E">
            <wp:extent cx="5334000" cy="33337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287-1.png"/>
                    <pic:cNvPicPr>
                      <a:picLocks noChangeAspect="1" noChangeArrowheads="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14:paraId="52B4B8AE" w14:textId="77777777" w:rsidR="00F32793" w:rsidRDefault="007D72F1">
      <w:pPr>
        <w:pStyle w:val="BodyText"/>
      </w:pPr>
      <w:r>
        <w:rPr>
          <w:b/>
        </w:rPr>
        <w:t>Figure 16: Importance of online life in maintaining relationships</w:t>
      </w:r>
    </w:p>
    <w:p w14:paraId="7A1DDD06" w14:textId="77777777" w:rsidR="00F32793" w:rsidRDefault="007D72F1">
      <w:pPr>
        <w:pStyle w:val="BodyText"/>
      </w:pPr>
      <w:r>
        <w:t>The survey also asked respondents to what extent they agree or disagree with a number of statements regarding broader questions of technology use and influence.</w:t>
      </w:r>
    </w:p>
    <w:p w14:paraId="66B52C02" w14:textId="77777777" w:rsidR="00F32793" w:rsidRDefault="007D72F1">
      <w:pPr>
        <w:pStyle w:val="BodyText"/>
      </w:pPr>
      <w:r>
        <w:t>Similar to our findings on the more general statements about online risks and harms, the attitudes of respondents towards technology is especially positive with over 60% reporting being optimistic about the future of technology. Nearly three quarters (74%) agree or strongly agree that technology is part of everyday life. Nearly half (49%) believe that technology can not only make participants more effective members of their community or nation, but can also foster social inclusion.</w:t>
      </w:r>
    </w:p>
    <w:p w14:paraId="4F663A3E" w14:textId="77777777" w:rsidR="00F32793" w:rsidRDefault="007D72F1">
      <w:pPr>
        <w:pStyle w:val="BodyText"/>
      </w:pPr>
      <w:r>
        <w:t>The positive attitude is nevertheless counterbalanced with concerns about the use of online information by governments or companies, the impact on the environment or the growing divide between technology experts and the rest of society.</w:t>
      </w:r>
    </w:p>
    <w:p w14:paraId="1FD53D7C" w14:textId="77777777" w:rsidR="00F32793" w:rsidRDefault="007D72F1">
      <w:pPr>
        <w:pStyle w:val="BodyText"/>
      </w:pPr>
      <w:r>
        <w:rPr>
          <w:noProof/>
          <w:lang w:val="en-AU" w:eastAsia="en-AU"/>
        </w:rPr>
        <w:lastRenderedPageBreak/>
        <w:drawing>
          <wp:inline distT="0" distB="0" distL="0" distR="0" wp14:anchorId="29C631C9" wp14:editId="3370AA96">
            <wp:extent cx="5334000" cy="43338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graphSubQuestion429-1.png"/>
                    <pic:cNvPicPr>
                      <a:picLocks noChangeAspect="1" noChangeArrowheads="1"/>
                    </pic:cNvPicPr>
                  </pic:nvPicPr>
                  <pic:blipFill>
                    <a:blip r:embed="rId26"/>
                    <a:stretch>
                      <a:fillRect/>
                    </a:stretch>
                  </pic:blipFill>
                  <pic:spPr bwMode="auto">
                    <a:xfrm>
                      <a:off x="0" y="0"/>
                      <a:ext cx="5334000" cy="4333875"/>
                    </a:xfrm>
                    <a:prstGeom prst="rect">
                      <a:avLst/>
                    </a:prstGeom>
                    <a:noFill/>
                    <a:ln w="9525">
                      <a:noFill/>
                      <a:headEnd/>
                      <a:tailEnd/>
                    </a:ln>
                  </pic:spPr>
                </pic:pic>
              </a:graphicData>
            </a:graphic>
          </wp:inline>
        </w:drawing>
      </w:r>
    </w:p>
    <w:p w14:paraId="52A4732C" w14:textId="77777777" w:rsidR="00F32793" w:rsidRDefault="007D72F1">
      <w:pPr>
        <w:pStyle w:val="BodyText"/>
      </w:pPr>
      <w:r>
        <w:rPr>
          <w:b/>
        </w:rPr>
        <w:t>Figure 17: Attitudes towards Technology</w:t>
      </w:r>
    </w:p>
    <w:p w14:paraId="09E33083" w14:textId="77777777" w:rsidR="00F32793" w:rsidRDefault="007D72F1">
      <w:pPr>
        <w:pStyle w:val="Heading3"/>
      </w:pPr>
      <w:bookmarkStart w:id="165" w:name="exploring-responses-a-principal-componen"/>
      <w:bookmarkEnd w:id="165"/>
      <w:r>
        <w:t>Exploring Responses: A Principal Component Analysis</w:t>
      </w:r>
    </w:p>
    <w:p w14:paraId="6BC8B6AD" w14:textId="77777777" w:rsidR="00F32793" w:rsidRDefault="007D72F1">
      <w:pPr>
        <w:pStyle w:val="FirstParagraph"/>
      </w:pPr>
      <w:r>
        <w:t xml:space="preserve">We conducted a principal </w:t>
      </w:r>
      <w:commentRangeStart w:id="166"/>
      <w:r>
        <w:t xml:space="preserve">component </w:t>
      </w:r>
      <w:commentRangeEnd w:id="166"/>
      <w:r w:rsidR="00E2712C">
        <w:rPr>
          <w:rStyle w:val="CommentReference"/>
        </w:rPr>
        <w:commentReference w:id="166"/>
      </w:r>
      <w:r>
        <w:t xml:space="preserve">analysis of the survey data, to explore, firstly, whether each set of variables and questions could be more effectively summarised, and to test, secondly, whether respondent variances were consistent with our groupings by critical issue. Each of the individual survey statements were included in the analysis, with the exception of qualitative variables that measured whether respondents had offered or received technical support from others around them. The analysis was conducted in </w:t>
      </w:r>
      <w:r>
        <w:rPr>
          <w:i/>
        </w:rPr>
        <w:t>R</w:t>
      </w:r>
      <w:r>
        <w:t xml:space="preserve">, using the stats’ package </w:t>
      </w:r>
      <w:r>
        <w:rPr>
          <w:i/>
        </w:rPr>
        <w:t>prcomp()</w:t>
      </w:r>
      <w:r>
        <w:t xml:space="preserve"> function with </w:t>
      </w:r>
      <w:r>
        <w:rPr>
          <w:i/>
        </w:rPr>
        <w:t>center</w:t>
      </w:r>
      <w:r>
        <w:t xml:space="preserve"> and </w:t>
      </w:r>
      <w:r>
        <w:rPr>
          <w:i/>
        </w:rPr>
        <w:t>scale</w:t>
      </w:r>
      <w:r>
        <w:t xml:space="preserve"> parameters set to ‘TRUE’. We show and discuss two graphs: the relative variances between components, and the distribution of respondents by the first two components.</w:t>
      </w:r>
    </w:p>
    <w:p w14:paraId="0E1507AE" w14:textId="77777777" w:rsidR="00F32793" w:rsidRDefault="007D72F1">
      <w:pPr>
        <w:pStyle w:val="BodyText"/>
      </w:pPr>
      <w:r>
        <w:rPr>
          <w:i/>
        </w:rPr>
        <w:t>Figure 18</w:t>
      </w:r>
      <w:r>
        <w:t xml:space="preserve"> shows the relative contribution of each component to variances in the data, generated by the analysis of 133 variables. The steep asymptote illustrates that a relatively small number of components contribute to these variances. The first component makes up </w:t>
      </w:r>
      <w:r>
        <w:lastRenderedPageBreak/>
        <w:t>28.6 per cent of the variance; the first seven components make 51.6 per cent; and the first twenty components make up 66.9 per cent.</w:t>
      </w:r>
      <w:r>
        <w:rPr>
          <w:rStyle w:val="FootnoteReference"/>
        </w:rPr>
        <w:footnoteReference w:id="13"/>
      </w:r>
    </w:p>
    <w:p w14:paraId="57D4695D" w14:textId="77777777" w:rsidR="00F32793" w:rsidRDefault="007D72F1">
      <w:pPr>
        <w:pStyle w:val="BodyText"/>
      </w:pPr>
      <w:r>
        <w:rPr>
          <w:noProof/>
          <w:lang w:val="en-AU" w:eastAsia="en-AU"/>
        </w:rPr>
        <w:drawing>
          <wp:inline distT="0" distB="0" distL="0" distR="0" wp14:anchorId="044D09AC" wp14:editId="1A78C269">
            <wp:extent cx="5334000" cy="5334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pca-variables-scree-1.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Figure 18: PCA by Variable - Variances</w:t>
      </w:r>
    </w:p>
    <w:p w14:paraId="0ADAF5BF" w14:textId="77777777" w:rsidR="00F32793" w:rsidRDefault="007D72F1">
      <w:pPr>
        <w:pStyle w:val="BodyText"/>
      </w:pPr>
      <w:r>
        <w:rPr>
          <w:i/>
        </w:rPr>
        <w:t>Figure 18</w:t>
      </w:r>
      <w:r>
        <w:t xml:space="preserve"> shows the first two components plotted, and for illustrative purposes, colored by the Australian state where the respondent resides. </w:t>
      </w:r>
      <w:commentRangeStart w:id="167"/>
      <w:r>
        <w:t>This confirms the first component, while only accounting for little more than a quarter of the overall variance, is significantly more influential than the second component.</w:t>
      </w:r>
      <w:commentRangeEnd w:id="167"/>
      <w:r w:rsidR="00E2712C">
        <w:rPr>
          <w:rStyle w:val="CommentReference"/>
        </w:rPr>
        <w:commentReference w:id="167"/>
      </w:r>
    </w:p>
    <w:p w14:paraId="0D125584" w14:textId="77777777" w:rsidR="00F32793" w:rsidRDefault="007D72F1">
      <w:pPr>
        <w:pStyle w:val="BodyText"/>
      </w:pPr>
      <w:r>
        <w:rPr>
          <w:noProof/>
          <w:lang w:val="en-AU" w:eastAsia="en-AU"/>
        </w:rPr>
        <w:lastRenderedPageBreak/>
        <w:drawing>
          <wp:inline distT="0" distB="0" distL="0" distR="0" wp14:anchorId="25C6EF18" wp14:editId="5BCF20FE">
            <wp:extent cx="5334000" cy="5334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pca-variables-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14:paraId="1367541D" w14:textId="77777777" w:rsidR="00F32793" w:rsidRDefault="007D72F1">
      <w:pPr>
        <w:pStyle w:val="BodyText"/>
      </w:pPr>
      <w:r>
        <w:rPr>
          <w:b/>
        </w:rPr>
        <w:t>Figure 19: PCA by Variable - First 2 Components</w:t>
      </w:r>
    </w:p>
    <w:p w14:paraId="7E12A7FC" w14:textId="77777777" w:rsidR="00F32793" w:rsidRDefault="007D72F1">
      <w:pPr>
        <w:pStyle w:val="BodyText"/>
      </w:pPr>
      <w:r>
        <w:t xml:space="preserve">We then examined the top 20 rotation values for the first component. Their frequencies, shown in </w:t>
      </w:r>
      <w:r>
        <w:rPr>
          <w:i/>
        </w:rPr>
        <w:t>Table 1</w:t>
      </w:r>
      <w:r>
        <w:t xml:space="preserve"> below, show that the critical issue of ‘interests’ represent 17, or 85%, of the most significant variables contributing to this component. This suggests that interests relate strongly to this first component, and account for a larger amount of the overall variance of the survey data. However the combined variances of the top 20 variable comprise only 22% of the component, and the contribution of all 133 variables to this component is relatively homogenous. The standard deviation of the variances, also expressed in percentile terms, is only 0.25%.</w:t>
      </w:r>
    </w:p>
    <w:tbl>
      <w:tblPr>
        <w:tblW w:w="0" w:type="pct"/>
        <w:tblLook w:val="07E0" w:firstRow="1" w:lastRow="1" w:firstColumn="1" w:lastColumn="1" w:noHBand="1" w:noVBand="1"/>
      </w:tblPr>
      <w:tblGrid>
        <w:gridCol w:w="5588"/>
        <w:gridCol w:w="827"/>
      </w:tblGrid>
      <w:tr w:rsidR="00F32793" w14:paraId="42EF6449" w14:textId="77777777">
        <w:tc>
          <w:tcPr>
            <w:tcW w:w="0" w:type="auto"/>
            <w:tcBorders>
              <w:bottom w:val="single" w:sz="0" w:space="0" w:color="auto"/>
            </w:tcBorders>
            <w:vAlign w:val="bottom"/>
          </w:tcPr>
          <w:p w14:paraId="2CC36B61" w14:textId="77777777" w:rsidR="00F32793" w:rsidRDefault="007D72F1">
            <w:pPr>
              <w:pStyle w:val="Compact"/>
            </w:pPr>
            <w:r>
              <w:t>[Critical Issue]: [Variable]</w:t>
            </w:r>
          </w:p>
        </w:tc>
        <w:tc>
          <w:tcPr>
            <w:tcW w:w="0" w:type="auto"/>
            <w:tcBorders>
              <w:bottom w:val="single" w:sz="0" w:space="0" w:color="auto"/>
            </w:tcBorders>
            <w:vAlign w:val="bottom"/>
          </w:tcPr>
          <w:p w14:paraId="5FFB3364" w14:textId="77777777" w:rsidR="00F32793" w:rsidRDefault="007D72F1">
            <w:pPr>
              <w:pStyle w:val="Compact"/>
              <w:jc w:val="right"/>
            </w:pPr>
            <w:r>
              <w:t>Count</w:t>
            </w:r>
          </w:p>
        </w:tc>
      </w:tr>
      <w:tr w:rsidR="00F32793" w14:paraId="2D6668B4" w14:textId="77777777">
        <w:tc>
          <w:tcPr>
            <w:tcW w:w="0" w:type="auto"/>
          </w:tcPr>
          <w:p w14:paraId="74E72001" w14:textId="77777777" w:rsidR="00F32793" w:rsidRDefault="007D72F1">
            <w:pPr>
              <w:pStyle w:val="Compact"/>
            </w:pPr>
            <w:r>
              <w:t>2. Interests: Health</w:t>
            </w:r>
          </w:p>
        </w:tc>
        <w:tc>
          <w:tcPr>
            <w:tcW w:w="0" w:type="auto"/>
          </w:tcPr>
          <w:p w14:paraId="61C3BE3F" w14:textId="77777777" w:rsidR="00F32793" w:rsidRDefault="007D72F1">
            <w:pPr>
              <w:pStyle w:val="Compact"/>
              <w:jc w:val="right"/>
            </w:pPr>
            <w:r>
              <w:t>8</w:t>
            </w:r>
          </w:p>
        </w:tc>
      </w:tr>
      <w:tr w:rsidR="00F32793" w14:paraId="08F0601F" w14:textId="77777777">
        <w:tc>
          <w:tcPr>
            <w:tcW w:w="0" w:type="auto"/>
          </w:tcPr>
          <w:p w14:paraId="4CCB97DB" w14:textId="77777777" w:rsidR="00F32793" w:rsidRDefault="007D72F1">
            <w:pPr>
              <w:pStyle w:val="Compact"/>
            </w:pPr>
            <w:r>
              <w:t>2. Interests: Difference seeking</w:t>
            </w:r>
          </w:p>
        </w:tc>
        <w:tc>
          <w:tcPr>
            <w:tcW w:w="0" w:type="auto"/>
          </w:tcPr>
          <w:p w14:paraId="398D9DED" w14:textId="77777777" w:rsidR="00F32793" w:rsidRDefault="007D72F1">
            <w:pPr>
              <w:pStyle w:val="Compact"/>
              <w:jc w:val="right"/>
            </w:pPr>
            <w:r>
              <w:t>5</w:t>
            </w:r>
          </w:p>
        </w:tc>
      </w:tr>
      <w:tr w:rsidR="00F32793" w14:paraId="3EFA3BD6" w14:textId="77777777">
        <w:tc>
          <w:tcPr>
            <w:tcW w:w="0" w:type="auto"/>
          </w:tcPr>
          <w:p w14:paraId="08A442A2" w14:textId="77777777" w:rsidR="00F32793" w:rsidRDefault="007D72F1">
            <w:pPr>
              <w:pStyle w:val="Compact"/>
            </w:pPr>
            <w:r>
              <w:t>2. Interests: General Interests</w:t>
            </w:r>
          </w:p>
        </w:tc>
        <w:tc>
          <w:tcPr>
            <w:tcW w:w="0" w:type="auto"/>
          </w:tcPr>
          <w:p w14:paraId="209CEB43" w14:textId="77777777" w:rsidR="00F32793" w:rsidRDefault="007D72F1">
            <w:pPr>
              <w:pStyle w:val="Compact"/>
              <w:jc w:val="right"/>
            </w:pPr>
            <w:r>
              <w:t>4</w:t>
            </w:r>
          </w:p>
        </w:tc>
      </w:tr>
      <w:tr w:rsidR="00F32793" w14:paraId="593FC7A0" w14:textId="77777777">
        <w:tc>
          <w:tcPr>
            <w:tcW w:w="0" w:type="auto"/>
          </w:tcPr>
          <w:p w14:paraId="20D65A0F" w14:textId="77777777" w:rsidR="00F32793" w:rsidRDefault="007D72F1">
            <w:pPr>
              <w:pStyle w:val="Compact"/>
            </w:pPr>
            <w:r>
              <w:lastRenderedPageBreak/>
              <w:t>4. Connectedness: Using the Internet to stay in touch</w:t>
            </w:r>
          </w:p>
        </w:tc>
        <w:tc>
          <w:tcPr>
            <w:tcW w:w="0" w:type="auto"/>
          </w:tcPr>
          <w:p w14:paraId="5A49B8B4" w14:textId="77777777" w:rsidR="00F32793" w:rsidRDefault="007D72F1">
            <w:pPr>
              <w:pStyle w:val="Compact"/>
              <w:jc w:val="right"/>
            </w:pPr>
            <w:r>
              <w:t>2</w:t>
            </w:r>
          </w:p>
        </w:tc>
      </w:tr>
      <w:tr w:rsidR="00F32793" w14:paraId="19CD689B" w14:textId="77777777">
        <w:tc>
          <w:tcPr>
            <w:tcW w:w="0" w:type="auto"/>
          </w:tcPr>
          <w:p w14:paraId="7EDA3716" w14:textId="77777777" w:rsidR="00F32793" w:rsidRDefault="007D72F1">
            <w:pPr>
              <w:pStyle w:val="Compact"/>
            </w:pPr>
            <w:r>
              <w:t>1. Competencies: Competencies with digital life</w:t>
            </w:r>
          </w:p>
        </w:tc>
        <w:tc>
          <w:tcPr>
            <w:tcW w:w="0" w:type="auto"/>
          </w:tcPr>
          <w:p w14:paraId="148051C3" w14:textId="77777777" w:rsidR="00F32793" w:rsidRDefault="007D72F1">
            <w:pPr>
              <w:pStyle w:val="Compact"/>
              <w:jc w:val="right"/>
            </w:pPr>
            <w:r>
              <w:t>1</w:t>
            </w:r>
          </w:p>
        </w:tc>
      </w:tr>
    </w:tbl>
    <w:p w14:paraId="7832AFB6" w14:textId="77777777" w:rsidR="00F32793" w:rsidRDefault="007D72F1">
      <w:pPr>
        <w:pStyle w:val="BodyText"/>
      </w:pPr>
      <w:r>
        <w:t xml:space="preserve">We also plotted an exploratory correlation matrix, as shown in </w:t>
      </w:r>
      <w:r>
        <w:rPr>
          <w:i/>
        </w:rPr>
        <w:t>Figure 20</w:t>
      </w:r>
      <w:r>
        <w:t xml:space="preserve"> below. This depicts the directions and intensities of all individual variables correlated with eachother, in the order questions associated with these variables were asked in the survey. Again, qualitative variables related to support are removed, as are situational variables.</w:t>
      </w:r>
    </w:p>
    <w:p w14:paraId="4B8BDC2B" w14:textId="77777777" w:rsidR="00F32793" w:rsidRDefault="007D72F1">
      <w:pPr>
        <w:pStyle w:val="BodyText"/>
      </w:pPr>
      <w:r>
        <w:t>The visualisation matrix shows that none of the 133 variables correlate negatively, which would be shown in red. Instead correlations vary from uncorrelated or weakly correlated (white, faint purple) through to strongly correlated (purple, dark blue). Of particular significance are the larger squares that follow the diagonal - these show that statements belonging to the same question elicit highly comparable responses. The same pattern holds more weakly for statements belonging to the same critical issue.</w:t>
      </w:r>
    </w:p>
    <w:p w14:paraId="4F8A2B9F" w14:textId="77777777" w:rsidR="00F32793" w:rsidRDefault="007D72F1">
      <w:pPr>
        <w:pStyle w:val="BodyText"/>
      </w:pPr>
      <w:r>
        <w:rPr>
          <w:noProof/>
          <w:lang w:val="en-AU" w:eastAsia="en-AU"/>
        </w:rPr>
        <w:drawing>
          <wp:inline distT="0" distB="0" distL="0" distR="0" wp14:anchorId="34318FBC" wp14:editId="6C63E281">
            <wp:extent cx="5334000" cy="5334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correlation-exploratory-1.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14:paraId="02B84FFA" w14:textId="77777777" w:rsidR="00F32793" w:rsidRDefault="007D72F1">
      <w:pPr>
        <w:pStyle w:val="BodyText"/>
      </w:pPr>
      <w:r>
        <w:rPr>
          <w:b/>
        </w:rPr>
        <w:t>Figure 20: Exploratory Correlations - By Variable</w:t>
      </w:r>
    </w:p>
    <w:p w14:paraId="73E0DBCB" w14:textId="77777777" w:rsidR="00F32793" w:rsidRDefault="007D72F1">
      <w:pPr>
        <w:pStyle w:val="BodyText"/>
      </w:pPr>
      <w:r>
        <w:lastRenderedPageBreak/>
        <w:t>Several implications follow from this analysis. First, the first component accounts for considerably greater variation than other components. Yet, despite the apparent influence of the ‘Interests’ critical issue, the contribution of individual variables to this component is quite uniform. This implies that the survey is not readily reducible to a smaller set of variables; all of those included play a role in the overall variance. We found similar patterns of minimal rotational differences in the variances of components 2, 3 and 4.</w:t>
      </w:r>
    </w:p>
    <w:p w14:paraId="145D00E0" w14:textId="77777777" w:rsidR="00F32793" w:rsidRDefault="007D72F1">
      <w:pPr>
        <w:pStyle w:val="BodyText"/>
      </w:pPr>
      <w:r>
        <w:t>Second, the exploratory correlation matrix illustrates that strong correlations are all in a positive direction. In no cases would participants exhibit weak capacities in one area and strong capacities in another. At worst, different capacities may not be correlated at all.</w:t>
      </w:r>
    </w:p>
    <w:p w14:paraId="4EF73ACF" w14:textId="77777777" w:rsidR="00F32793" w:rsidRDefault="007D72F1">
      <w:pPr>
        <w:pStyle w:val="BodyText"/>
      </w:pPr>
      <w:r>
        <w:t>Third, individual statements correlate strongly with other statements under the same question, and to a lesser degree, with other statements under the same issue. This implies the survey design appropriately groups statements and questions under issues, and lends some weak support to the conceptual coherence of the issues themselves. Together with the lack of evident decomposition of variables to clearly identifiable components, this also lends support to the conclusion that the four critical issues are both positively interrelated in complex ways, and that their indicators are easily reducible to latent alternatives.</w:t>
      </w:r>
    </w:p>
    <w:p w14:paraId="7D980232" w14:textId="77777777" w:rsidR="00F32793" w:rsidRDefault="007D72F1">
      <w:pPr>
        <w:pStyle w:val="Heading3"/>
      </w:pPr>
      <w:bookmarkStart w:id="168" w:name="composing-an-index-of-digital-capacities"/>
      <w:bookmarkEnd w:id="168"/>
      <w:r>
        <w:t xml:space="preserve">Composing an Index of Digital </w:t>
      </w:r>
      <w:commentRangeStart w:id="169"/>
      <w:r>
        <w:t>Capacities</w:t>
      </w:r>
      <w:commentRangeEnd w:id="169"/>
      <w:r w:rsidR="00C31AE3">
        <w:rPr>
          <w:rStyle w:val="CommentReference"/>
          <w:rFonts w:asciiTheme="minorHAnsi" w:eastAsiaTheme="minorHAnsi" w:hAnsiTheme="minorHAnsi" w:cstheme="minorBidi"/>
          <w:b w:val="0"/>
          <w:bCs w:val="0"/>
          <w:color w:val="auto"/>
        </w:rPr>
        <w:commentReference w:id="169"/>
      </w:r>
    </w:p>
    <w:p w14:paraId="4B9920B0" w14:textId="77777777" w:rsidR="00F32793" w:rsidRDefault="007D72F1">
      <w:pPr>
        <w:pStyle w:val="Heading4"/>
      </w:pPr>
      <w:bookmarkStart w:id="170" w:name="aggregates-by-critical-issue"/>
      <w:bookmarkEnd w:id="170"/>
      <w:r>
        <w:t>Aggregates by Critical Issue</w:t>
      </w:r>
    </w:p>
    <w:p w14:paraId="4C87E8C3" w14:textId="77777777" w:rsidR="00F32793" w:rsidRDefault="007D72F1">
      <w:pPr>
        <w:pStyle w:val="FirstParagraph"/>
      </w:pPr>
      <w:r>
        <w:t xml:space="preserve">To gain an overall picture of our results, we generated a series of stacked graphs in </w:t>
      </w:r>
      <w:r>
        <w:rPr>
          <w:i/>
        </w:rPr>
        <w:t>Figure 21: Aggregated results by critical issue</w:t>
      </w:r>
      <w:r>
        <w:t>. These aggregate responses to each critical issue (</w:t>
      </w:r>
      <w:r>
        <w:rPr>
          <w:i/>
        </w:rPr>
        <w:t>Competencies</w:t>
      </w:r>
      <w:r>
        <w:t xml:space="preserve">, </w:t>
      </w:r>
      <w:r>
        <w:rPr>
          <w:i/>
        </w:rPr>
        <w:t>Interests</w:t>
      </w:r>
      <w:r>
        <w:t xml:space="preserve">, </w:t>
      </w:r>
      <w:r>
        <w:rPr>
          <w:i/>
        </w:rPr>
        <w:t>Resilience</w:t>
      </w:r>
      <w:r>
        <w:t xml:space="preserve"> and </w:t>
      </w:r>
      <w:r>
        <w:rPr>
          <w:i/>
        </w:rPr>
        <w:t>Competencies</w:t>
      </w:r>
      <w:r>
        <w:t>), and the combined total.</w:t>
      </w:r>
    </w:p>
    <w:p w14:paraId="14F95F1A" w14:textId="77777777" w:rsidR="00F32793" w:rsidRDefault="007D72F1">
      <w:pPr>
        <w:pStyle w:val="BodyText"/>
      </w:pPr>
      <w:r>
        <w:t>These results are indicative only, and have several evident limitations we discuss further below. The procedure to generate scores for each of the issues is as follows:</w:t>
      </w:r>
    </w:p>
    <w:p w14:paraId="3DC22F41" w14:textId="77777777" w:rsidR="00F32793" w:rsidRDefault="007D72F1">
      <w:pPr>
        <w:pStyle w:val="Compact"/>
        <w:numPr>
          <w:ilvl w:val="0"/>
          <w:numId w:val="9"/>
        </w:numPr>
      </w:pPr>
      <w:r>
        <w:t xml:space="preserve">Interpret each question as having either a </w:t>
      </w:r>
      <w:r>
        <w:rPr>
          <w:i/>
        </w:rPr>
        <w:t>positive</w:t>
      </w:r>
      <w:r>
        <w:t xml:space="preserve"> or </w:t>
      </w:r>
      <w:r>
        <w:rPr>
          <w:i/>
        </w:rPr>
        <w:t>negative</w:t>
      </w:r>
      <w:r>
        <w:t xml:space="preserve"> influence on the score of the critical issue. For example, “Frequency of harmful events” has a </w:t>
      </w:r>
      <w:r>
        <w:rPr>
          <w:i/>
        </w:rPr>
        <w:t>negative influence</w:t>
      </w:r>
      <w:r>
        <w:t xml:space="preserve"> on the issue of Resilience (and indeed, on overall “Digital Capacities”).</w:t>
      </w:r>
    </w:p>
    <w:p w14:paraId="5D9B9D0A" w14:textId="77777777" w:rsidR="00F32793" w:rsidRDefault="007D72F1">
      <w:pPr>
        <w:pStyle w:val="Compact"/>
        <w:numPr>
          <w:ilvl w:val="0"/>
          <w:numId w:val="9"/>
        </w:numPr>
      </w:pPr>
      <w:r>
        <w:t xml:space="preserve">Determine the </w:t>
      </w:r>
      <w:r>
        <w:rPr>
          <w:i/>
        </w:rPr>
        <w:t>direction</w:t>
      </w:r>
      <w:r>
        <w:t xml:space="preserve"> of the scale coding. For example, in all of our “Agreement” questions, “Strongly Agree” was coded </w:t>
      </w:r>
      <w:r>
        <w:rPr>
          <w:b/>
        </w:rPr>
        <w:t>5</w:t>
      </w:r>
      <w:r>
        <w:t>.</w:t>
      </w:r>
    </w:p>
    <w:p w14:paraId="35E46CF6" w14:textId="77777777" w:rsidR="00F32793" w:rsidRDefault="007D72F1">
      <w:pPr>
        <w:pStyle w:val="Compact"/>
        <w:numPr>
          <w:ilvl w:val="0"/>
          <w:numId w:val="9"/>
        </w:numPr>
      </w:pPr>
      <w:r>
        <w:t>For each question, calculate a question score based on both its interpretation and direction, by adding responses to individual items.</w:t>
      </w:r>
    </w:p>
    <w:p w14:paraId="1734FB87" w14:textId="77777777" w:rsidR="00F32793" w:rsidRDefault="007D72F1">
      <w:pPr>
        <w:pStyle w:val="Compact"/>
        <w:numPr>
          <w:ilvl w:val="0"/>
          <w:numId w:val="9"/>
        </w:numPr>
      </w:pPr>
      <w:r>
        <w:t>For each respondent, add each of their question scores to produce a respondent critical issue score. This value is converted to a percentile, where ‘100%’ would indicate the highest possible score for each question in that critical issue.</w:t>
      </w:r>
    </w:p>
    <w:p w14:paraId="66A21B92" w14:textId="77777777" w:rsidR="00F32793" w:rsidRDefault="007D72F1">
      <w:pPr>
        <w:pStyle w:val="Compact"/>
        <w:numPr>
          <w:ilvl w:val="0"/>
          <w:numId w:val="9"/>
        </w:numPr>
      </w:pPr>
      <w:r>
        <w:t>A combined score is taken by averaging the four critical issue scores.</w:t>
      </w:r>
    </w:p>
    <w:p w14:paraId="74088C59" w14:textId="77777777" w:rsidR="00F32793" w:rsidRDefault="007D72F1">
      <w:pPr>
        <w:pStyle w:val="FirstParagraph"/>
      </w:pPr>
      <w:r>
        <w:t>Figure 24 then displays the relative frequencies of these scores, similar to the preceding individual question graphs. Because values are continuous (anywhere on a scale between 0 and 100 per cent), the graphs show a spectrum from blue (indicating a low score) to bright yellow (indicating a high score).</w:t>
      </w:r>
    </w:p>
    <w:p w14:paraId="06FD2A25" w14:textId="77777777" w:rsidR="00F32793" w:rsidRDefault="007D72F1">
      <w:pPr>
        <w:pStyle w:val="BodyText"/>
      </w:pPr>
      <w:r>
        <w:lastRenderedPageBreak/>
        <w:t xml:space="preserve">The </w:t>
      </w:r>
      <w:r>
        <w:rPr>
          <w:i/>
        </w:rPr>
        <w:t>Resilience</w:t>
      </w:r>
      <w:r>
        <w:t xml:space="preserve"> score is calculated in the same way as the other issue scores, with the exception that only the last two items under </w:t>
      </w:r>
      <w:r>
        <w:rPr>
          <w:i/>
        </w:rPr>
        <w:t>Question 428</w:t>
      </w:r>
      <w:r>
        <w:t xml:space="preserve">, “Willingness to engage with others”, are included from that question. We have intepreted these items (“When I am going through a difficult time, I go online less often”; “When I am going through a difficult time, going online makes me feel better”) as having some influence (the first negative, the second positive) on </w:t>
      </w:r>
      <w:r>
        <w:rPr>
          <w:i/>
        </w:rPr>
        <w:t>Resilience</w:t>
      </w:r>
      <w:r>
        <w:t>.</w:t>
      </w:r>
    </w:p>
    <w:p w14:paraId="39469200" w14:textId="77777777" w:rsidR="00F32793" w:rsidRDefault="007D72F1">
      <w:pPr>
        <w:pStyle w:val="BodyText"/>
      </w:pPr>
      <w:r>
        <w:rPr>
          <w:i/>
        </w:rPr>
        <w:t>Figure 24</w:t>
      </w:r>
      <w:r>
        <w:t xml:space="preserve"> shows that results for </w:t>
      </w:r>
      <w:r>
        <w:rPr>
          <w:i/>
        </w:rPr>
        <w:t>Compentencies</w:t>
      </w:r>
      <w:r>
        <w:t xml:space="preserve"> and </w:t>
      </w:r>
      <w:r>
        <w:rPr>
          <w:i/>
        </w:rPr>
        <w:t>Connectedness</w:t>
      </w:r>
      <w:r>
        <w:t xml:space="preserve"> are comparatively high, with the more than 75% of respondent scoring 50 or more against the normalised scales. Conversely, the large band of blue show </w:t>
      </w:r>
      <w:r>
        <w:rPr>
          <w:i/>
        </w:rPr>
        <w:t>Resilience</w:t>
      </w:r>
      <w:r>
        <w:t xml:space="preserve"> scores tend low. This indicates more respondents report comparatively high exposure to harms, and less familiarity with methods for responding to those harms. Perhaps surprisingly, </w:t>
      </w:r>
      <w:r>
        <w:rPr>
          <w:i/>
        </w:rPr>
        <w:t>Interest</w:t>
      </w:r>
      <w:r>
        <w:t xml:space="preserve"> scores also tend low. This may be explained by our limiting interests to areas of social difference, fitness, health and family, which will not effectively poll the range or extent of participants’ interests. The spread of </w:t>
      </w:r>
      <w:r>
        <w:rPr>
          <w:i/>
        </w:rPr>
        <w:t>Combined</w:t>
      </w:r>
      <w:r>
        <w:t xml:space="preserve"> scores reflects a relatively even distribution across a spectrum of capacities.</w:t>
      </w:r>
    </w:p>
    <w:p w14:paraId="635BEB8E" w14:textId="77777777" w:rsidR="00F32793" w:rsidRDefault="007D72F1">
      <w:pPr>
        <w:pStyle w:val="BodyText"/>
      </w:pPr>
      <w:r>
        <w:rPr>
          <w:noProof/>
          <w:lang w:val="en-AU" w:eastAsia="en-AU"/>
        </w:rPr>
        <w:drawing>
          <wp:inline distT="0" distB="0" distL="0" distR="0" wp14:anchorId="4EF56C71" wp14:editId="384E156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indexChart-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58689375" w14:textId="77777777" w:rsidR="00F32793" w:rsidRDefault="007D72F1">
      <w:pPr>
        <w:pStyle w:val="BodyText"/>
      </w:pPr>
      <w:r>
        <w:rPr>
          <w:b/>
        </w:rPr>
        <w:t>Figure 21: Aggregated results by critical issue</w:t>
      </w:r>
    </w:p>
    <w:p w14:paraId="3EEDC66C" w14:textId="77777777" w:rsidR="00F32793" w:rsidRDefault="007D72F1">
      <w:pPr>
        <w:pStyle w:val="BodyText"/>
      </w:pPr>
      <w:r>
        <w:rPr>
          <w:i/>
        </w:rPr>
        <w:t>Figure 22</w:t>
      </w:r>
      <w:r>
        <w:t xml:space="preserve"> and </w:t>
      </w:r>
      <w:r>
        <w:rPr>
          <w:i/>
        </w:rPr>
        <w:t>Figure 23</w:t>
      </w:r>
      <w:r>
        <w:t xml:space="preserve"> illustrate the combined scores, respectively by regional medians and by location of individual responses. Together they reflect the concentration of repondents reporting higher level capacities along the eastern seaboard of Australia, and </w:t>
      </w:r>
      <w:r>
        <w:lastRenderedPageBreak/>
        <w:t>other urban centres, compared with other areas of the country. The higher median responses in rural South Australia and New South Wales is skewed by comparatively high responses of very small samples in those areas, as Figure 23: Aggregated results by location of individual response suggests.</w:t>
      </w:r>
    </w:p>
    <w:p w14:paraId="42E1EBAF" w14:textId="77777777" w:rsidR="00F32793" w:rsidRDefault="007D72F1">
      <w:pPr>
        <w:pStyle w:val="BodyText"/>
      </w:pPr>
      <w:r>
        <w:rPr>
          <w:noProof/>
          <w:lang w:val="en-AU" w:eastAsia="en-AU"/>
        </w:rPr>
        <w:drawing>
          <wp:inline distT="0" distB="0" distL="0" distR="0" wp14:anchorId="2696D40D" wp14:editId="0351B7D7">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indexClusterChart-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701B793B" w14:textId="77777777" w:rsidR="00F32793" w:rsidRDefault="007D72F1">
      <w:pPr>
        <w:pStyle w:val="BodyText"/>
      </w:pPr>
      <w:r>
        <w:rPr>
          <w:b/>
        </w:rPr>
        <w:t>Figure 22: Aggregated results by region (SA4) median scores</w:t>
      </w:r>
    </w:p>
    <w:p w14:paraId="6906B269" w14:textId="77777777" w:rsidR="00F32793" w:rsidRDefault="007D72F1">
      <w:pPr>
        <w:pStyle w:val="BodyText"/>
      </w:pPr>
      <w:r>
        <w:rPr>
          <w:noProof/>
          <w:lang w:val="en-AU" w:eastAsia="en-AU"/>
        </w:rPr>
        <w:lastRenderedPageBreak/>
        <w:drawing>
          <wp:inline distT="0" distB="0" distL="0" distR="0" wp14:anchorId="710660A9" wp14:editId="1CB71E06">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CI-quant-journal-article_files/figure-docx/indexScatterChart-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40F7483A" w14:textId="77777777" w:rsidR="00F32793" w:rsidRDefault="007D72F1">
      <w:pPr>
        <w:pStyle w:val="BodyText"/>
      </w:pPr>
      <w:r>
        <w:rPr>
          <w:b/>
        </w:rPr>
        <w:t>Figure 23: Aggregated results by location of individual response</w:t>
      </w:r>
    </w:p>
    <w:p w14:paraId="699AA9FE" w14:textId="77777777" w:rsidR="00F32793" w:rsidRDefault="007D72F1">
      <w:pPr>
        <w:pStyle w:val="BodyText"/>
      </w:pPr>
      <w:r>
        <w:t xml:space="preserve">This procedure was designed to communicate a sense of capacities to a broad constituency, and as such has several limitations. First, the procedure treats each of the scales as numerically regular, as ratio rather than as ordinal scales. For example, on the </w:t>
      </w:r>
      <w:r>
        <w:rPr>
          <w:i/>
        </w:rPr>
        <w:t>Agreement</w:t>
      </w:r>
      <w:r>
        <w:t xml:space="preserve"> scale it assumes </w:t>
      </w:r>
      <w:proofErr w:type="gramStart"/>
      <w:r>
        <w:rPr>
          <w:i/>
        </w:rPr>
        <w:t>Strongly</w:t>
      </w:r>
      <w:proofErr w:type="gramEnd"/>
      <w:r>
        <w:rPr>
          <w:i/>
        </w:rPr>
        <w:t xml:space="preserve"> agree</w:t>
      </w:r>
      <w:r>
        <w:t xml:space="preserve"> warrants 1 more score point than </w:t>
      </w:r>
      <w:r>
        <w:rPr>
          <w:i/>
        </w:rPr>
        <w:t>Agree</w:t>
      </w:r>
      <w:r>
        <w:t xml:space="preserve">, which in turn warrants 1 more point than </w:t>
      </w:r>
      <w:r>
        <w:rPr>
          <w:i/>
        </w:rPr>
        <w:t xml:space="preserve">Neither Agree nor </w:t>
      </w:r>
      <w:commentRangeStart w:id="171"/>
      <w:r>
        <w:rPr>
          <w:i/>
        </w:rPr>
        <w:t>Disagree</w:t>
      </w:r>
      <w:commentRangeEnd w:id="171"/>
      <w:r w:rsidR="00983E1C">
        <w:rPr>
          <w:rStyle w:val="CommentReference"/>
        </w:rPr>
        <w:commentReference w:id="171"/>
      </w:r>
      <w:r>
        <w:t xml:space="preserve">. Second, the procedure assumes all questions and individual items have equal influence on the critical issue they have been aligned to. A refinement would incorporate a weighting on key indicators; a step we have not undertaken in this case. Finally, the output itself suffers from being necessarily reductive, and </w:t>
      </w:r>
      <w:commentRangeStart w:id="172"/>
      <w:r>
        <w:t xml:space="preserve">we offer similar cautions to those voiced often in the literature on urban indicators (e.g. by Kitchin, Lauriault, and McArdle 2015) - without adequate sensitivity to their assumptions, methods and uses, summarised metrics impart a sense of scientificity that obscures the nuance and complexity that, in this case, attends an understanding of the dynamic fields in which digital </w:t>
      </w:r>
      <w:proofErr w:type="spellStart"/>
      <w:r>
        <w:t>capaciities</w:t>
      </w:r>
      <w:proofErr w:type="spellEnd"/>
      <w:r>
        <w:t xml:space="preserve"> are exercised.</w:t>
      </w:r>
      <w:commentRangeEnd w:id="172"/>
      <w:r w:rsidR="00983E1C">
        <w:rPr>
          <w:rStyle w:val="CommentReference"/>
        </w:rPr>
        <w:commentReference w:id="172"/>
      </w:r>
    </w:p>
    <w:p w14:paraId="6D7855B4" w14:textId="77777777" w:rsidR="00F32793" w:rsidRDefault="007D72F1">
      <w:pPr>
        <w:pStyle w:val="Heading2"/>
      </w:pPr>
      <w:bookmarkStart w:id="173" w:name="the-digital-capacities-of-australian-hou"/>
      <w:bookmarkEnd w:id="173"/>
      <w:r>
        <w:t>The Digital Capacities of Australian Households</w:t>
      </w:r>
    </w:p>
    <w:p w14:paraId="3C7CD1D4" w14:textId="77777777" w:rsidR="00F32793" w:rsidRDefault="007D72F1">
      <w:pPr>
        <w:pStyle w:val="FirstParagraph"/>
      </w:pPr>
      <w:r>
        <w:t xml:space="preserve">Our work to define digital capacities, and administer a survey of these capacities across Australian households has produced a rich set of data and observations. Each of the individual questions and statements offers evidence of the diversity of capacities across the Australian population. </w:t>
      </w:r>
      <w:commentRangeStart w:id="174"/>
      <w:r>
        <w:t xml:space="preserve">As a baseline study there are no prior data sets to compare with our </w:t>
      </w:r>
      <w:r>
        <w:lastRenderedPageBreak/>
        <w:t xml:space="preserve">overall findings with. </w:t>
      </w:r>
      <w:commentRangeEnd w:id="174"/>
      <w:r w:rsidR="00983E1C">
        <w:rPr>
          <w:rStyle w:val="CommentReference"/>
        </w:rPr>
        <w:commentReference w:id="174"/>
      </w:r>
      <w:r>
        <w:t xml:space="preserve">However our focus on deriving indicators from other sources leaves open the prospect for partial comparison of specific capacities – particularly competencies and resilience – </w:t>
      </w:r>
      <w:commentRangeStart w:id="175"/>
      <w:r>
        <w:t xml:space="preserve">with prior work both in Australia and internationally. </w:t>
      </w:r>
      <w:commentRangeEnd w:id="175"/>
      <w:r w:rsidR="00983E1C">
        <w:rPr>
          <w:rStyle w:val="CommentReference"/>
        </w:rPr>
        <w:commentReference w:id="175"/>
      </w:r>
      <w:r>
        <w:t>The exploratory PCA and correlation tests and aggregated results our definition and measurement of distinct issues are relatively robust, and could be replicated at least in further Australian studies. Though Australia is generally regarded as an advanced national consumer of digital goods and services, the variances demonstrate the capacities of its population are moderately diverse. Further work with both this and other datasets could explore in more detail how these capacities are distinguished between age groups, gender, location and other demographics. Among specific groups and locations, this survey data could also be supplemented with qualitative data to understand in more detail how and why distinctions in capacities emerge.</w:t>
      </w:r>
    </w:p>
    <w:p w14:paraId="1B8A7A2D" w14:textId="77777777" w:rsidR="00F32793" w:rsidRDefault="007D72F1">
      <w:pPr>
        <w:pStyle w:val="BodyText"/>
      </w:pPr>
      <w:r>
        <w:t xml:space="preserve">Our inclusion of </w:t>
      </w:r>
      <w:commentRangeStart w:id="176"/>
      <w:r>
        <w:t>connectedness</w:t>
      </w:r>
      <w:commentRangeEnd w:id="176"/>
      <w:r w:rsidR="00983E1C">
        <w:rPr>
          <w:rStyle w:val="CommentReference"/>
        </w:rPr>
        <w:commentReference w:id="176"/>
      </w:r>
      <w:r>
        <w:t>, and the strong correlations between our indicators of this and other issues highlights the fact that employment of digital capacities in 2016 is no longer intrinsically related to the specific ‘technical’ aptitudes of individuals. Such capacities now adhere to social as much as individual units of analysis. This lends support both to the Bourdieusian-inspired discussion of fields in Helsper (2012), and our own highly relational approach derived from work in the community indicator and urban sustainability disciplines (James, Paul, with Liam Magee, Andy Scerri and Manfred Steger 2015).</w:t>
      </w:r>
    </w:p>
    <w:p w14:paraId="2A7DC0C1" w14:textId="77777777" w:rsidR="00F32793" w:rsidRDefault="007D72F1">
      <w:pPr>
        <w:pStyle w:val="BodyText"/>
      </w:pPr>
      <w:r>
        <w:t xml:space="preserve">The pervasiveness of digital access, activities and aptitudes has motivated the correspondingly rapid rise in a literature on measurement of how these are expressed and distributed. We have argued that ‘capacity’ can act as a governing concept for how specific types of activities are organsed, categorised and compared. Recent calls for digital access to be treated as a fundamental right by the UN Human Rights Council (La Rue 2011) have begun to recognise the role digital capacities play in broader issues of social and human development. ‘Capacities’ here offer an important link for how the digital domain might be brought into wider measurement schemes such as the </w:t>
      </w:r>
      <w:r>
        <w:rPr>
          <w:i/>
        </w:rPr>
        <w:t>Human Development Index</w:t>
      </w:r>
      <w:r>
        <w:t xml:space="preserve"> and community asset inventories (e.g. Anand 1994; Green and Haines 2015).</w:t>
      </w:r>
    </w:p>
    <w:p w14:paraId="35586CA1" w14:textId="77777777" w:rsidR="00F32793" w:rsidRDefault="007D72F1">
      <w:pPr>
        <w:pStyle w:val="BodyText"/>
      </w:pPr>
      <w:r>
        <w:t xml:space="preserve">At the same time we acknowledge, just as many </w:t>
      </w:r>
      <w:commentRangeStart w:id="177"/>
      <w:r>
        <w:t xml:space="preserve">community indicator approaches have done, the need for such measurement practices themselves to be calibrated to the specific spaces and times of their administration. </w:t>
      </w:r>
      <w:commentRangeEnd w:id="177"/>
      <w:r w:rsidR="00915AB8">
        <w:rPr>
          <w:rStyle w:val="CommentReference"/>
        </w:rPr>
        <w:commentReference w:id="177"/>
      </w:r>
      <w:r>
        <w:t>We put forward one approach for doing so, and demonstrate how this can be applied to measure the digital capacities of Australian households in 2016. Our findings show a moderately formal process of developing issues and indicators, through consultation with the literature and experts, is able to produce a robust measurement instrument. The resulting data offers a rich platform for exploring, as we have done, descriptives of particular capacities, the possibility of latent variables and relationships, and aggregate summaries. This platform also provides considerable further scope for hypothesising how capacities are ranged according to demo</w:t>
      </w:r>
      <w:bookmarkStart w:id="178" w:name="_GoBack"/>
      <w:bookmarkEnd w:id="178"/>
      <w:r>
        <w:t xml:space="preserve">graphy, and might be related, in more detail, to eachother. To assist with the goal of measuring capacities in comprehensive yet flexible ways, we are releasing our notes and recommendations on how to conduct the workshops, along with open source ‘dashboard’ containing the database of </w:t>
      </w:r>
      <w:r>
        <w:lastRenderedPageBreak/>
        <w:t xml:space="preserve">compiled indicators, the survey itself and the </w:t>
      </w:r>
      <w:r>
        <w:rPr>
          <w:i/>
        </w:rPr>
        <w:t>R</w:t>
      </w:r>
      <w:r>
        <w:t xml:space="preserve"> code (details forthcoming</w:t>
      </w:r>
      <w:r>
        <w:rPr>
          <w:rStyle w:val="FootnoteReference"/>
        </w:rPr>
        <w:footnoteReference w:id="14"/>
      </w:r>
      <w:r>
        <w:t>). This will complement existing initiatives aimed at measuring capacities at a more fine-grained level, and we hope will also encourage replication and adaptation in diverse contexts, where the digital is increasingly imbricated in our more general human condition.</w:t>
      </w:r>
    </w:p>
    <w:p w14:paraId="1C4C1F07" w14:textId="77777777" w:rsidR="00F32793" w:rsidRDefault="007D72F1">
      <w:pPr>
        <w:pStyle w:val="Heading2"/>
      </w:pPr>
      <w:bookmarkStart w:id="179" w:name="acknowledgements"/>
      <w:bookmarkEnd w:id="179"/>
      <w:r>
        <w:t>Acknowledgements</w:t>
      </w:r>
    </w:p>
    <w:p w14:paraId="2F4F0E69" w14:textId="77777777" w:rsidR="00F32793" w:rsidRDefault="007D72F1">
      <w:pPr>
        <w:pStyle w:val="FirstParagraph"/>
      </w:pPr>
      <w:r>
        <w:t>This work was supported by Google Australia and Western Sydney University under Grant XXX.</w:t>
      </w:r>
    </w:p>
    <w:p w14:paraId="06E894D6" w14:textId="77777777" w:rsidR="00F32793" w:rsidRDefault="007D72F1">
      <w:pPr>
        <w:pStyle w:val="Heading2"/>
      </w:pPr>
      <w:bookmarkStart w:id="180" w:name="appendix-1---digital-capacities-index-su"/>
      <w:bookmarkEnd w:id="180"/>
      <w:r>
        <w:t xml:space="preserve">Appendix 1 - </w:t>
      </w:r>
      <w:r>
        <w:rPr>
          <w:i/>
        </w:rPr>
        <w:t>Digital Capacities Index</w:t>
      </w:r>
      <w:r>
        <w:t xml:space="preserve"> Survey</w:t>
      </w:r>
      <w:r>
        <w:rPr>
          <w:rStyle w:val="FootnoteReference"/>
        </w:rPr>
        <w:footnoteReference w:id="15"/>
      </w:r>
    </w:p>
    <w:p w14:paraId="23A27C2F" w14:textId="77777777" w:rsidR="00F32793" w:rsidRDefault="007D72F1">
      <w:pPr>
        <w:pStyle w:val="Heading2"/>
      </w:pPr>
      <w:bookmarkStart w:id="181" w:name="references"/>
      <w:bookmarkEnd w:id="181"/>
      <w:r>
        <w:t>References</w:t>
      </w:r>
    </w:p>
    <w:p w14:paraId="2B82D185" w14:textId="77777777" w:rsidR="00F32793" w:rsidRDefault="007D72F1">
      <w:pPr>
        <w:pStyle w:val="Bibliography"/>
      </w:pPr>
      <w:r>
        <w:t>Anand, Sudhir. 1994. “Human Development Index: Methodology and Measurement.” Human Development Report Office (HDRO), United Nations Development Programme (UNDP).</w:t>
      </w:r>
    </w:p>
    <w:p w14:paraId="54ACA8DE" w14:textId="77777777" w:rsidR="00F32793" w:rsidRDefault="007D72F1">
      <w:pPr>
        <w:pStyle w:val="Bibliography"/>
      </w:pPr>
      <w:r>
        <w:t xml:space="preserve">Barzilai-Nahon, Karine. 2006. “Gaps and Bits: Conceptualizing Measurements for Digital Divide/s.” Journal Article. </w:t>
      </w:r>
      <w:r>
        <w:rPr>
          <w:i/>
        </w:rPr>
        <w:t>The Information Society</w:t>
      </w:r>
      <w:r>
        <w:t xml:space="preserve"> 22 (5): 269–78. doi:</w:t>
      </w:r>
      <w:hyperlink r:id="rId33">
        <w:r>
          <w:rPr>
            <w:rStyle w:val="Hyperlink"/>
          </w:rPr>
          <w:t>10.1080/01972240600903953</w:t>
        </w:r>
      </w:hyperlink>
      <w:r>
        <w:t>.</w:t>
      </w:r>
    </w:p>
    <w:p w14:paraId="7ED72669" w14:textId="77777777" w:rsidR="00F32793" w:rsidRDefault="007D72F1">
      <w:pPr>
        <w:pStyle w:val="Bibliography"/>
      </w:pPr>
      <w:r>
        <w:t xml:space="preserve">Bowker, Geoffrey C, and Susan Leigh Star. 2000. </w:t>
      </w:r>
      <w:r>
        <w:rPr>
          <w:i/>
        </w:rPr>
        <w:t>Sorting Things Out: Classification and Its Consequences</w:t>
      </w:r>
      <w:r>
        <w:t>. MIT press.</w:t>
      </w:r>
    </w:p>
    <w:p w14:paraId="1EE97B37" w14:textId="77777777" w:rsidR="00F32793" w:rsidRDefault="007D72F1">
      <w:pPr>
        <w:pStyle w:val="Bibliography"/>
      </w:pPr>
      <w:r>
        <w:t xml:space="preserve">Bowker, Geoffrey C, Karen Baker, Florence Millerand, and David Ribes. 2009. “Toward Information Infrastructure Studies: Ways of Knowing in a Networked Environment.” In </w:t>
      </w:r>
      <w:r>
        <w:rPr>
          <w:i/>
        </w:rPr>
        <w:t>International Handbook of Internet Research</w:t>
      </w:r>
      <w:r>
        <w:t>, 97–117. Springer.</w:t>
      </w:r>
    </w:p>
    <w:p w14:paraId="7E28A433" w14:textId="77777777" w:rsidR="00F32793" w:rsidRDefault="007D72F1">
      <w:pPr>
        <w:pStyle w:val="Bibliography"/>
      </w:pPr>
      <w:r>
        <w:t xml:space="preserve">Bratton, Benjamin. 2014. “The Black Stack.” </w:t>
      </w:r>
      <w:r>
        <w:rPr>
          <w:i/>
        </w:rPr>
        <w:t>E-Flux Journal</w:t>
      </w:r>
      <w:r>
        <w:t xml:space="preserve"> 53.</w:t>
      </w:r>
    </w:p>
    <w:p w14:paraId="783033B5" w14:textId="77777777" w:rsidR="00F32793" w:rsidRDefault="007D72F1">
      <w:pPr>
        <w:pStyle w:val="Bibliography"/>
      </w:pPr>
      <w:r>
        <w:t xml:space="preserve">Dijk, Jan van, and Kenneth Hacker. 2003. “The Digital Divide as a Complex and Dynamic Phenomenon.” Journal Article. </w:t>
      </w:r>
      <w:r>
        <w:rPr>
          <w:i/>
        </w:rPr>
        <w:t>Information Society</w:t>
      </w:r>
      <w:r>
        <w:t xml:space="preserve"> 19 (4): 315. </w:t>
      </w:r>
      <w:hyperlink r:id="rId34">
        <w:r>
          <w:rPr>
            <w:rStyle w:val="Hyperlink"/>
          </w:rPr>
          <w:t>http://ezproxy.uws.edu.au/login?url=http://search.ebscohost.com/login.aspx?direct=true&amp;db=iih&amp;AN=10719889&amp;site=ehost-live&amp;scope=site</w:t>
        </w:r>
      </w:hyperlink>
      <w:r>
        <w:t>.</w:t>
      </w:r>
    </w:p>
    <w:p w14:paraId="6C3C9845" w14:textId="77777777" w:rsidR="00F32793" w:rsidRDefault="007D72F1">
      <w:pPr>
        <w:pStyle w:val="Bibliography"/>
      </w:pPr>
      <w:r>
        <w:t xml:space="preserve">Edwards, Paul N, Geoffrey C Bowker, Steven J Jackson, and Robin Williams. 2009. “Introduction: An Agenda for Infrastructure Studies.” </w:t>
      </w:r>
      <w:r>
        <w:rPr>
          <w:i/>
        </w:rPr>
        <w:t>Journal of the Association for Information Systems</w:t>
      </w:r>
      <w:r>
        <w:t xml:space="preserve"> 10 (5): 6.</w:t>
      </w:r>
    </w:p>
    <w:p w14:paraId="6BAA7019" w14:textId="77777777" w:rsidR="00F32793" w:rsidRDefault="007D72F1">
      <w:pPr>
        <w:pStyle w:val="Bibliography"/>
      </w:pPr>
      <w:r>
        <w:lastRenderedPageBreak/>
        <w:t>Ferrari, Anusca. 2012. “Digital Competence in Practice: An Analysis of Frameworks.” Report. European Commission, Joint Research Centre, Institute for Prospective Technologies.</w:t>
      </w:r>
    </w:p>
    <w:p w14:paraId="049B519E" w14:textId="77777777" w:rsidR="00F32793" w:rsidRDefault="007D72F1">
      <w:pPr>
        <w:pStyle w:val="Bibliography"/>
      </w:pPr>
      <w:r>
        <w:t xml:space="preserve">Fraser, Evan DG, Andrew J Dougill, Warren E Mabee, Mark Reed, and Patrick McAlpine. 2006. “Bottom up and Top down: Analysis of Participatory Processes for Sustainability Indicator Identification as a Pathway to Community Empowerment and Sustainable Environmental Management.” </w:t>
      </w:r>
      <w:r>
        <w:rPr>
          <w:i/>
        </w:rPr>
        <w:t>Journal of Environmental Management</w:t>
      </w:r>
      <w:r>
        <w:t xml:space="preserve"> 78 (2). Elsevier: 114–27.</w:t>
      </w:r>
    </w:p>
    <w:p w14:paraId="5596C87A" w14:textId="77777777" w:rsidR="00F32793" w:rsidRDefault="007D72F1">
      <w:pPr>
        <w:pStyle w:val="Bibliography"/>
      </w:pPr>
      <w:r>
        <w:t xml:space="preserve">Friedman, Thomas L. 2006. </w:t>
      </w:r>
      <w:r>
        <w:rPr>
          <w:i/>
        </w:rPr>
        <w:t>The World Is Flat [Updated and Expanded]: A Brief History of the Twenty-First Century</w:t>
      </w:r>
      <w:r>
        <w:t>. Macmillan.</w:t>
      </w:r>
    </w:p>
    <w:p w14:paraId="1495E55C" w14:textId="77777777" w:rsidR="00F32793" w:rsidRDefault="007D72F1">
      <w:pPr>
        <w:pStyle w:val="Bibliography"/>
      </w:pPr>
      <w:r>
        <w:t xml:space="preserve">Fuchs, Christian. 2014. “Theorising and Analysing Digital Labour: From Global Value Chains to Modes of Production.” </w:t>
      </w:r>
      <w:r>
        <w:rPr>
          <w:i/>
        </w:rPr>
        <w:t>The Political Economy of Communication</w:t>
      </w:r>
      <w:r>
        <w:t xml:space="preserve"> 1 (2).</w:t>
      </w:r>
    </w:p>
    <w:p w14:paraId="558CC99F" w14:textId="77777777" w:rsidR="00F32793" w:rsidRDefault="007D72F1">
      <w:pPr>
        <w:pStyle w:val="Bibliography"/>
      </w:pPr>
      <w:r>
        <w:t xml:space="preserve">Fukuyama, Francis. 2006. </w:t>
      </w:r>
      <w:r>
        <w:rPr>
          <w:i/>
        </w:rPr>
        <w:t>The End of History and the Last Man</w:t>
      </w:r>
      <w:r>
        <w:t>. Simon; Schuster.</w:t>
      </w:r>
    </w:p>
    <w:p w14:paraId="151FB261" w14:textId="77777777" w:rsidR="00F32793" w:rsidRDefault="007D72F1">
      <w:pPr>
        <w:pStyle w:val="Bibliography"/>
      </w:pPr>
      <w:r>
        <w:t xml:space="preserve">Green, Gary Paul, and Anna Haines. 2015. </w:t>
      </w:r>
      <w:r>
        <w:rPr>
          <w:i/>
        </w:rPr>
        <w:t>Asset Building &amp; Community Development</w:t>
      </w:r>
      <w:r>
        <w:t>. Sage publications.</w:t>
      </w:r>
    </w:p>
    <w:p w14:paraId="7C0AF000" w14:textId="77777777" w:rsidR="00F32793" w:rsidRDefault="007D72F1">
      <w:pPr>
        <w:pStyle w:val="Bibliography"/>
      </w:pPr>
      <w:r>
        <w:t xml:space="preserve">Helsper, Ellen. 2012. “A Corresponding Fields Model for the Links Between Social and Digital Exclusion.” </w:t>
      </w:r>
      <w:r>
        <w:rPr>
          <w:i/>
        </w:rPr>
        <w:t>Communication Theory</w:t>
      </w:r>
      <w:r>
        <w:t xml:space="preserve"> 22 (4). Wiley Online Library: 403–26.</w:t>
      </w:r>
    </w:p>
    <w:p w14:paraId="4AA63C1E" w14:textId="77777777" w:rsidR="00F32793" w:rsidRDefault="007D72F1">
      <w:pPr>
        <w:pStyle w:val="Bibliography"/>
      </w:pPr>
      <w:r>
        <w:t xml:space="preserve">Holden, Meg. 2013. “Sustainability Indicator Systems Within Urban Governance: Usability Analysis of Sustainability Indicator Systems as Boundary Objects.” </w:t>
      </w:r>
      <w:r>
        <w:rPr>
          <w:i/>
        </w:rPr>
        <w:t>Ecological Indicators</w:t>
      </w:r>
      <w:r>
        <w:t xml:space="preserve"> 32. Elsevier: 89–96.</w:t>
      </w:r>
    </w:p>
    <w:p w14:paraId="665D1826" w14:textId="77777777" w:rsidR="00F32793" w:rsidRDefault="007D72F1">
      <w:pPr>
        <w:pStyle w:val="Bibliography"/>
      </w:pPr>
      <w:r>
        <w:t xml:space="preserve">Humphry, Justine. 2014. “The Importance of Circumstance: Digital Access and Affordability for People Experiencing Homelessness.” </w:t>
      </w:r>
      <w:r>
        <w:rPr>
          <w:i/>
        </w:rPr>
        <w:t>Australian Journal of Telecommunications and the Digital Economy</w:t>
      </w:r>
      <w:r>
        <w:t xml:space="preserve"> 2 (3). Telecommunications Association: 55.</w:t>
      </w:r>
    </w:p>
    <w:p w14:paraId="1C744E10" w14:textId="77777777" w:rsidR="00F32793" w:rsidRDefault="007D72F1">
      <w:pPr>
        <w:pStyle w:val="Bibliography"/>
      </w:pPr>
      <w:r>
        <w:t xml:space="preserve">James, Paul, with Liam Magee, Andy Scerri and Manfred Steger. 2015. </w:t>
      </w:r>
      <w:r>
        <w:rPr>
          <w:i/>
        </w:rPr>
        <w:t>Urban Sustainability in Theory and Practice: Circles of Sustainability</w:t>
      </w:r>
      <w:r>
        <w:t>. Routledge.</w:t>
      </w:r>
    </w:p>
    <w:p w14:paraId="34E370A3" w14:textId="77777777" w:rsidR="00F32793" w:rsidRDefault="007D72F1">
      <w:pPr>
        <w:pStyle w:val="Bibliography"/>
      </w:pPr>
      <w:r>
        <w:t xml:space="preserve">Jeskanen-Sundström, Heli. 2003. “ICT Statistics at the New Millennium—Developing Official Statistics — Measuring the Diffusion of ICT and Its Impact.” </w:t>
      </w:r>
      <w:r>
        <w:rPr>
          <w:i/>
        </w:rPr>
        <w:t>International Statistical Review</w:t>
      </w:r>
      <w:r>
        <w:t xml:space="preserve"> 71 (1). Wiley Online Library: 5–15.</w:t>
      </w:r>
    </w:p>
    <w:p w14:paraId="1464F93B" w14:textId="77777777" w:rsidR="00F32793" w:rsidRDefault="007D72F1">
      <w:pPr>
        <w:pStyle w:val="Bibliography"/>
      </w:pPr>
      <w:r>
        <w:t xml:space="preserve">Katz, Vikki S., and Carmen Gonzalez. 2016. “Toward Meaningful Connectivity: Using Multilevel Communication Research to Reframe Digital Inequality.” Journal Article. </w:t>
      </w:r>
      <w:r>
        <w:rPr>
          <w:i/>
        </w:rPr>
        <w:t>Journal of Communication</w:t>
      </w:r>
      <w:r>
        <w:t xml:space="preserve"> 66 (2): 236–49. doi:</w:t>
      </w:r>
      <w:hyperlink r:id="rId35">
        <w:r>
          <w:rPr>
            <w:rStyle w:val="Hyperlink"/>
          </w:rPr>
          <w:t>10.1111/jcom.12214</w:t>
        </w:r>
      </w:hyperlink>
      <w:r>
        <w:t>.</w:t>
      </w:r>
    </w:p>
    <w:p w14:paraId="00BA0203" w14:textId="77777777" w:rsidR="00F32793" w:rsidRDefault="007D72F1">
      <w:pPr>
        <w:pStyle w:val="Bibliography"/>
      </w:pPr>
      <w:r>
        <w:t xml:space="preserve">Kennedy, Paul. 2010. </w:t>
      </w:r>
      <w:r>
        <w:rPr>
          <w:i/>
        </w:rPr>
        <w:t>Local Lives and Global Transformations: Towards World Society</w:t>
      </w:r>
      <w:r>
        <w:t>. Palgrave Macmillan.</w:t>
      </w:r>
    </w:p>
    <w:p w14:paraId="7AEBDBB1" w14:textId="77777777" w:rsidR="00F32793" w:rsidRDefault="007D72F1">
      <w:pPr>
        <w:pStyle w:val="Bibliography"/>
      </w:pPr>
      <w:r>
        <w:t xml:space="preserve">Kitchin, Rob, Tracey P Lauriault, and Gavin McArdle. 2015. “Knowing and Governing Cities Through Urban Indicators, City Benchmarking and Real-Time Dashboards.” </w:t>
      </w:r>
      <w:r>
        <w:rPr>
          <w:i/>
        </w:rPr>
        <w:t>Regional Studies, Regional Science</w:t>
      </w:r>
      <w:r>
        <w:t xml:space="preserve"> 2 (1). Taylor &amp; Francis: 6–28.</w:t>
      </w:r>
    </w:p>
    <w:p w14:paraId="455814C1" w14:textId="77777777" w:rsidR="00F32793" w:rsidRDefault="007D72F1">
      <w:pPr>
        <w:pStyle w:val="Bibliography"/>
      </w:pPr>
      <w:r>
        <w:lastRenderedPageBreak/>
        <w:t>La Rue, Frank. 2011. “Report of the Special Rapporteur on the Promotion and Protection of the Right to Freedom of Opinion and Expression.” United Nations.</w:t>
      </w:r>
    </w:p>
    <w:p w14:paraId="5F211471" w14:textId="77777777" w:rsidR="00F32793" w:rsidRDefault="007D72F1">
      <w:pPr>
        <w:pStyle w:val="Bibliography"/>
      </w:pPr>
      <w:r>
        <w:t xml:space="preserve">Litt, Eden. 2013. “Measuring Users’ Internet Skills: A Review of Past Assessments and a Look Toward the Future.” Journal Article. </w:t>
      </w:r>
      <w:r>
        <w:rPr>
          <w:i/>
        </w:rPr>
        <w:t>New Media &amp; Society</w:t>
      </w:r>
      <w:r>
        <w:t xml:space="preserve"> 15 (4): 612–30. doi:</w:t>
      </w:r>
      <w:hyperlink r:id="rId36">
        <w:r>
          <w:rPr>
            <w:rStyle w:val="Hyperlink"/>
          </w:rPr>
          <w:t>10.1177/1461444813475424</w:t>
        </w:r>
      </w:hyperlink>
      <w:r>
        <w:t>.</w:t>
      </w:r>
    </w:p>
    <w:p w14:paraId="131A1536" w14:textId="77777777" w:rsidR="00F32793" w:rsidRDefault="007D72F1">
      <w:pPr>
        <w:pStyle w:val="Bibliography"/>
      </w:pPr>
      <w:r>
        <w:t>Livingstone, Sonia, Leslie Haddon, Anke Görzig, and Kjartan Ólafsson. 2010. “Risks and Safety on the Internet: The Perspective of European Children: Key Findings from the EU Kids Online Survey of 9-16 Year Olds and Their Parents in 25 Countries.” EU Kids Online.</w:t>
      </w:r>
    </w:p>
    <w:p w14:paraId="6AAC6A24" w14:textId="77777777" w:rsidR="00F32793" w:rsidRDefault="007D72F1">
      <w:pPr>
        <w:pStyle w:val="Bibliography"/>
      </w:pPr>
      <w:r>
        <w:t xml:space="preserve">Lumley, Thomas. 2010. </w:t>
      </w:r>
      <w:r>
        <w:rPr>
          <w:i/>
        </w:rPr>
        <w:t>Complex Surveys: A Guide to Analysis Using R</w:t>
      </w:r>
      <w:r>
        <w:t>. John Wiley &amp; Sons.</w:t>
      </w:r>
    </w:p>
    <w:p w14:paraId="7370E9C0" w14:textId="77777777" w:rsidR="00F32793" w:rsidRDefault="007D72F1">
      <w:pPr>
        <w:pStyle w:val="Bibliography"/>
      </w:pPr>
      <w:r>
        <w:t xml:space="preserve">Magee, Liam, and Andy Scerri. 2012. “From Issues to Indicators: Developing Robust Community Sustainability Measures.” </w:t>
      </w:r>
      <w:r>
        <w:rPr>
          <w:i/>
        </w:rPr>
        <w:t>Local Environment</w:t>
      </w:r>
      <w:r>
        <w:t xml:space="preserve"> 17 (8). Taylor &amp; Francis: 915–33.</w:t>
      </w:r>
    </w:p>
    <w:p w14:paraId="4DC4628F" w14:textId="77777777" w:rsidR="00F32793" w:rsidRDefault="007D72F1">
      <w:pPr>
        <w:pStyle w:val="Bibliography"/>
      </w:pPr>
      <w:r>
        <w:t xml:space="preserve">Mervyn, Kieran, Anoush Simon, and David K. Allen. 2014. “Digital Inclusion and Social Inclusion: A Tale of Two Cities.” Journal Article. </w:t>
      </w:r>
      <w:r>
        <w:rPr>
          <w:i/>
        </w:rPr>
        <w:t>Information, Communication &amp; Society</w:t>
      </w:r>
      <w:r>
        <w:t xml:space="preserve"> 17 (9): 1086–1104. doi:</w:t>
      </w:r>
      <w:hyperlink r:id="rId37">
        <w:r>
          <w:rPr>
            <w:rStyle w:val="Hyperlink"/>
          </w:rPr>
          <w:t>10.1080/1369118X.2013.877952</w:t>
        </w:r>
      </w:hyperlink>
      <w:r>
        <w:t>.</w:t>
      </w:r>
    </w:p>
    <w:p w14:paraId="0205F2E0" w14:textId="77777777" w:rsidR="00F32793" w:rsidRDefault="007D72F1">
      <w:pPr>
        <w:pStyle w:val="Bibliography"/>
      </w:pPr>
      <w:r>
        <w:t xml:space="preserve">Notten, Natascha, and Peter Nikken. 2016. “Boys and Girls Taking Risks Online: A Gendered Perspective on Social Context and Adolescents’ Risky Online Behavior.” Journal Article. </w:t>
      </w:r>
      <w:r>
        <w:rPr>
          <w:i/>
        </w:rPr>
        <w:t>New Media &amp; Society</w:t>
      </w:r>
      <w:r>
        <w:t xml:space="preserve"> 18 (6): 966–88. doi:</w:t>
      </w:r>
      <w:hyperlink r:id="rId38">
        <w:r>
          <w:rPr>
            <w:rStyle w:val="Hyperlink"/>
          </w:rPr>
          <w:t>10.1177/1461444814552379</w:t>
        </w:r>
      </w:hyperlink>
      <w:r>
        <w:t>.</w:t>
      </w:r>
    </w:p>
    <w:p w14:paraId="39433692" w14:textId="77777777" w:rsidR="00F32793" w:rsidRDefault="007D72F1">
      <w:pPr>
        <w:pStyle w:val="Bibliography"/>
      </w:pPr>
      <w:r>
        <w:t>Nussbaum, Martha. 2011. “Creating Capabilities: The Human Development Approach.” Harvard University Press.</w:t>
      </w:r>
    </w:p>
    <w:p w14:paraId="6291458C" w14:textId="77777777" w:rsidR="00F32793" w:rsidRDefault="007D72F1">
      <w:pPr>
        <w:pStyle w:val="Bibliography"/>
      </w:pPr>
      <w:r>
        <w:t xml:space="preserve">Parks, Lisa, and Nicole Starosielski. 2015. </w:t>
      </w:r>
      <w:r>
        <w:rPr>
          <w:i/>
        </w:rPr>
        <w:t>Signal Traffic: Critical Studies of Media Infrastructures</w:t>
      </w:r>
      <w:r>
        <w:t>. University of Illinois Press.</w:t>
      </w:r>
    </w:p>
    <w:p w14:paraId="7A25F9C7" w14:textId="77777777" w:rsidR="00F32793" w:rsidRDefault="007D72F1">
      <w:pPr>
        <w:pStyle w:val="Bibliography"/>
      </w:pPr>
      <w:r>
        <w:t xml:space="preserve">Poster, Winifred R. 2013. “Global Circuits of Gender: Women and High-Tech Work in India and the United States.” </w:t>
      </w:r>
      <w:r>
        <w:rPr>
          <w:i/>
        </w:rPr>
        <w:t>Gender, Sexuality, and Feminism</w:t>
      </w:r>
      <w:r>
        <w:t xml:space="preserve"> 1 (1). Michigan Publishing, University of Michigan Library.</w:t>
      </w:r>
    </w:p>
    <w:p w14:paraId="1DEC330B" w14:textId="77777777" w:rsidR="00F32793" w:rsidRDefault="007D72F1">
      <w:pPr>
        <w:pStyle w:val="Bibliography"/>
      </w:pPr>
      <w:r>
        <w:t xml:space="preserve">Reading, Anna, and Tanya Notley. 2015. “The Materiality of Globital Memory: Bringing the Cloud to Earth.” </w:t>
      </w:r>
      <w:r>
        <w:rPr>
          <w:i/>
        </w:rPr>
        <w:t>Continuum</w:t>
      </w:r>
      <w:r>
        <w:t xml:space="preserve"> 29 (4). Taylor &amp; Francis: 511–21.</w:t>
      </w:r>
    </w:p>
    <w:p w14:paraId="096EE845" w14:textId="77777777" w:rsidR="00F32793" w:rsidRDefault="007D72F1">
      <w:pPr>
        <w:pStyle w:val="Bibliography"/>
      </w:pPr>
      <w:r>
        <w:t>Sen, Amartya. 1999. “Freedom as Development.” Oxford University Press.</w:t>
      </w:r>
    </w:p>
    <w:p w14:paraId="7ED1462D" w14:textId="77777777" w:rsidR="00F32793" w:rsidRDefault="007D72F1">
      <w:pPr>
        <w:pStyle w:val="Bibliography"/>
      </w:pPr>
      <w:r>
        <w:t xml:space="preserve">Smith, Jonathan, Zlatko Skrbis, and Mark Western. 2013. “Beneath the ‘Digital Native’ Myth: Understanding Young Australians’ Online Time Use.” Journal Article. </w:t>
      </w:r>
      <w:r>
        <w:rPr>
          <w:i/>
        </w:rPr>
        <w:t>Journal of Sociology</w:t>
      </w:r>
      <w:r>
        <w:t xml:space="preserve"> 49 (1): 97–118. doi:</w:t>
      </w:r>
      <w:hyperlink r:id="rId39">
        <w:r>
          <w:rPr>
            <w:rStyle w:val="Hyperlink"/>
          </w:rPr>
          <w:t>10.1177/1440783311434856</w:t>
        </w:r>
      </w:hyperlink>
      <w:r>
        <w:t>.</w:t>
      </w:r>
    </w:p>
    <w:p w14:paraId="3D7E2582" w14:textId="77777777" w:rsidR="00F32793" w:rsidRDefault="007D72F1">
      <w:pPr>
        <w:pStyle w:val="Bibliography"/>
      </w:pPr>
      <w:r>
        <w:t xml:space="preserve">Star, Susan Leigh, and Karen Ruhleder. 1996. “Steps Toward an Ecology of Infrastructure: Design and Access for Large Information Spaces.” </w:t>
      </w:r>
      <w:r>
        <w:rPr>
          <w:i/>
        </w:rPr>
        <w:t>Information Systems Research</w:t>
      </w:r>
      <w:r>
        <w:t xml:space="preserve"> 7 (1). INFORMS: 111–34.</w:t>
      </w:r>
    </w:p>
    <w:p w14:paraId="2B71BB21" w14:textId="77777777" w:rsidR="00F32793" w:rsidRDefault="007D72F1">
      <w:pPr>
        <w:pStyle w:val="Bibliography"/>
      </w:pPr>
      <w:r>
        <w:t xml:space="preserve">Walton, Peter, Tegan Kop, David Spriggs, and Brendan Fitzgerald. 2013. “A Digital Inclusion: Empowering All Australians.” Journal Article. </w:t>
      </w:r>
      <w:r>
        <w:rPr>
          <w:i/>
        </w:rPr>
        <w:t>Australian Journal of Telecommunications and the Digital Economy</w:t>
      </w:r>
      <w:r>
        <w:t xml:space="preserve"> 1 (1): 9–17.</w:t>
      </w:r>
    </w:p>
    <w:p w14:paraId="45249EBB" w14:textId="77777777" w:rsidR="00F32793" w:rsidRDefault="007D72F1">
      <w:pPr>
        <w:pStyle w:val="Bibliography"/>
      </w:pPr>
      <w:r>
        <w:lastRenderedPageBreak/>
        <w:t xml:space="preserve">Wellman, Barry, Anabel Quan Haase, James Witte, and Keith Hampton. 2001. “Does the Internet Increase, Decrease, or Supplement Social Capital?: Social Networks, Participation, and Community Commitment.” Journal Article. </w:t>
      </w:r>
      <w:r>
        <w:rPr>
          <w:i/>
        </w:rPr>
        <w:t>American Behavioral Scientist</w:t>
      </w:r>
      <w:r>
        <w:t xml:space="preserve"> 45 (3): 436–55. doi:</w:t>
      </w:r>
      <w:hyperlink r:id="rId40">
        <w:r>
          <w:rPr>
            <w:rStyle w:val="Hyperlink"/>
          </w:rPr>
          <w:t>10.1177/00027640121957286</w:t>
        </w:r>
      </w:hyperlink>
      <w:r>
        <w:t>.</w:t>
      </w:r>
    </w:p>
    <w:p w14:paraId="28EA3930" w14:textId="77777777" w:rsidR="00F32793" w:rsidRDefault="007D72F1">
      <w:pPr>
        <w:pStyle w:val="Bibliography"/>
      </w:pPr>
      <w:r>
        <w:t xml:space="preserve">Yelland, Nicola, and Greg Neal. 2013. “Aligning Digital and Social Inclusion: A Study of Disadvantaged Students and Computer Access.” Journal Article. </w:t>
      </w:r>
      <w:r>
        <w:rPr>
          <w:i/>
        </w:rPr>
        <w:t>Education and Information Technologies</w:t>
      </w:r>
      <w:r>
        <w:t xml:space="preserve"> 18 (2): 133–49. doi:</w:t>
      </w:r>
      <w:hyperlink r:id="rId41">
        <w:r>
          <w:rPr>
            <w:rStyle w:val="Hyperlink"/>
          </w:rPr>
          <w:t>10.1007/s10639-012-9223-y</w:t>
        </w:r>
      </w:hyperlink>
      <w:r>
        <w:t>.</w:t>
      </w:r>
    </w:p>
    <w:p w14:paraId="3CA0A454" w14:textId="77777777" w:rsidR="00F32793" w:rsidRDefault="007D72F1">
      <w:pPr>
        <w:pStyle w:val="Bibliography"/>
      </w:pPr>
      <w:r>
        <w:t>Young and Well Cooperative Research Centre. 2013. “CRC Standard Measures.”</w:t>
      </w:r>
    </w:p>
    <w:sectPr w:rsidR="00F32793">
      <w:footerReference w:type="default" r:id="rId4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Philippa Collin" w:date="2016-08-05T14:24:00Z" w:initials="PC">
    <w:p w14:paraId="41C287A0" w14:textId="77777777" w:rsidR="00915AB8" w:rsidRDefault="00915AB8">
      <w:pPr>
        <w:pStyle w:val="CommentText"/>
      </w:pPr>
      <w:r>
        <w:rPr>
          <w:rStyle w:val="CommentReference"/>
        </w:rPr>
        <w:annotationRef/>
      </w:r>
      <w:r>
        <w:t xml:space="preserve">Is this for calls, text or data? All? </w:t>
      </w:r>
    </w:p>
  </w:comment>
  <w:comment w:id="16" w:author="Philippa Collin" w:date="2016-08-05T14:28:00Z" w:initials="PC">
    <w:p w14:paraId="5ED9E196" w14:textId="77777777" w:rsidR="00915AB8" w:rsidRDefault="00915AB8">
      <w:pPr>
        <w:pStyle w:val="CommentText"/>
      </w:pPr>
      <w:r>
        <w:rPr>
          <w:rStyle w:val="CommentReference"/>
        </w:rPr>
        <w:annotationRef/>
      </w:r>
      <w:r>
        <w:t>The meaning here is not clear to me. Are we saying digitization counters neo-nationalism, economic protectionism? The case for the opposite could also be made…   perhaps a more nuanced claim that contrasting dynamics emerge in the context of increased digitization and hyper-communication?</w:t>
      </w:r>
    </w:p>
  </w:comment>
  <w:comment w:id="19" w:author="Philippa Collin" w:date="2016-08-05T14:50:00Z" w:initials="PC">
    <w:p w14:paraId="67B016E0" w14:textId="77777777" w:rsidR="00915AB8" w:rsidRDefault="00915AB8">
      <w:pPr>
        <w:pStyle w:val="CommentText"/>
      </w:pPr>
      <w:r>
        <w:rPr>
          <w:rStyle w:val="CommentReference"/>
        </w:rPr>
        <w:annotationRef/>
      </w:r>
      <w:r>
        <w:t xml:space="preserve">The footnote doesn’t make sense to me. I think it could simply be deleted as it doesn’t </w:t>
      </w:r>
      <w:proofErr w:type="gramStart"/>
      <w:r>
        <w:t>seem  really</w:t>
      </w:r>
      <w:proofErr w:type="gramEnd"/>
      <w:r>
        <w:t xml:space="preserve"> necessary to make the point.</w:t>
      </w:r>
    </w:p>
  </w:comment>
  <w:comment w:id="25" w:author="Philippa Collin" w:date="2016-08-05T14:43:00Z" w:initials="PC">
    <w:p w14:paraId="696A71FA" w14:textId="77777777" w:rsidR="00915AB8" w:rsidRDefault="00915AB8">
      <w:pPr>
        <w:pStyle w:val="CommentText"/>
      </w:pPr>
      <w:r>
        <w:rPr>
          <w:rStyle w:val="CommentReference"/>
        </w:rPr>
        <w:annotationRef/>
      </w:r>
      <w:r>
        <w:t xml:space="preserve">Need to expressly mention methods? </w:t>
      </w:r>
      <w:proofErr w:type="spellStart"/>
      <w:r>
        <w:t>Eg</w:t>
      </w:r>
      <w:proofErr w:type="spellEnd"/>
      <w:r>
        <w:t xml:space="preserve">. Quant surveys, industry data? Also, I don’t think we’ve said enough about what ‘these measures’ are. A couple of examples might help? </w:t>
      </w:r>
      <w:proofErr w:type="spellStart"/>
      <w:r>
        <w:t>Eg</w:t>
      </w:r>
      <w:proofErr w:type="spellEnd"/>
      <w:r>
        <w:t xml:space="preserve">. ITU measures of internet access, mobile phone usage, </w:t>
      </w:r>
    </w:p>
    <w:p w14:paraId="33A38586" w14:textId="77777777" w:rsidR="00915AB8" w:rsidRDefault="00915AB8">
      <w:pPr>
        <w:pStyle w:val="CommentText"/>
      </w:pPr>
    </w:p>
  </w:comment>
  <w:comment w:id="26" w:author="Philippa Collin" w:date="2016-08-05T14:51:00Z" w:initials="PC">
    <w:p w14:paraId="23462944" w14:textId="77777777" w:rsidR="00915AB8" w:rsidRDefault="00915AB8">
      <w:pPr>
        <w:pStyle w:val="CommentText"/>
      </w:pPr>
      <w:r>
        <w:rPr>
          <w:rStyle w:val="CommentReference"/>
        </w:rPr>
        <w:annotationRef/>
      </w:r>
      <w:r>
        <w:t xml:space="preserve">Mention how digital media shapes identity and feelings of belonging but these are not generally captured in more instrumental concepts and measures of technology use. </w:t>
      </w:r>
    </w:p>
  </w:comment>
  <w:comment w:id="27" w:author="Philippa Collin" w:date="2016-08-05T14:54:00Z" w:initials="PC">
    <w:p w14:paraId="55A9E966" w14:textId="77777777" w:rsidR="00915AB8" w:rsidRDefault="00915AB8">
      <w:pPr>
        <w:pStyle w:val="CommentText"/>
      </w:pPr>
      <w:r>
        <w:rPr>
          <w:rStyle w:val="CommentReference"/>
        </w:rPr>
        <w:annotationRef/>
      </w:r>
      <w:r>
        <w:t>Should this para go before the claims about the limitations of such approaches and measures?</w:t>
      </w:r>
    </w:p>
  </w:comment>
  <w:comment w:id="31" w:author="Philippa Collin" w:date="2016-08-05T14:56:00Z" w:initials="PC">
    <w:p w14:paraId="726BC3C5" w14:textId="77777777" w:rsidR="00915AB8" w:rsidRDefault="00915AB8">
      <w:pPr>
        <w:pStyle w:val="CommentText"/>
      </w:pPr>
      <w:r>
        <w:rPr>
          <w:rStyle w:val="CommentReference"/>
        </w:rPr>
        <w:annotationRef/>
      </w:r>
      <w:r>
        <w:t xml:space="preserve">What about relations? This is crucial to our conceptual framework. </w:t>
      </w:r>
    </w:p>
  </w:comment>
  <w:comment w:id="32" w:author="Philippa Collin" w:date="2016-08-05T14:57:00Z" w:initials="PC">
    <w:p w14:paraId="2B4254FA" w14:textId="77777777" w:rsidR="00915AB8" w:rsidRDefault="00915AB8">
      <w:pPr>
        <w:pStyle w:val="CommentText"/>
      </w:pPr>
      <w:r>
        <w:rPr>
          <w:rStyle w:val="CommentReference"/>
        </w:rPr>
        <w:annotationRef/>
      </w:r>
      <w:r>
        <w:rPr>
          <w:rStyle w:val="CommentReference"/>
        </w:rPr>
        <w:t>Social science?</w:t>
      </w:r>
    </w:p>
  </w:comment>
  <w:comment w:id="33" w:author="Philippa Collin" w:date="2016-08-05T16:53:00Z" w:initials="PC">
    <w:p w14:paraId="2AC2D0C4" w14:textId="77777777" w:rsidR="00915AB8" w:rsidRDefault="00915AB8">
      <w:pPr>
        <w:pStyle w:val="CommentText"/>
      </w:pPr>
      <w:r>
        <w:rPr>
          <w:rStyle w:val="CommentReference"/>
        </w:rPr>
        <w:annotationRef/>
      </w:r>
      <w:r>
        <w:t>Strengthen. Say how our concept is different and why this is important?</w:t>
      </w:r>
    </w:p>
  </w:comment>
  <w:comment w:id="36" w:author="Philippa Collin" w:date="2016-08-05T16:55:00Z" w:initials="PC">
    <w:p w14:paraId="0ECFAFCB" w14:textId="77777777" w:rsidR="00915AB8" w:rsidRDefault="00915AB8">
      <w:pPr>
        <w:pStyle w:val="CommentText"/>
      </w:pPr>
      <w:r>
        <w:rPr>
          <w:rStyle w:val="CommentReference"/>
        </w:rPr>
        <w:annotationRef/>
      </w:r>
      <w:r>
        <w:t>Is it the ubiquity that is rapidly changing or the capacities (which are ubiquitous?)</w:t>
      </w:r>
    </w:p>
    <w:p w14:paraId="4AFC91CC" w14:textId="4231957E" w:rsidR="00915AB8" w:rsidRDefault="00915AB8">
      <w:pPr>
        <w:pStyle w:val="CommentText"/>
      </w:pPr>
      <w:r>
        <w:t xml:space="preserve">Also, I think this section could be significantly tightened – what is CRITICAL to make the case for a concept and method for </w:t>
      </w:r>
      <w:proofErr w:type="spellStart"/>
      <w:r>
        <w:t>operationalising</w:t>
      </w:r>
      <w:proofErr w:type="spellEnd"/>
      <w:r>
        <w:t xml:space="preserve"> digital capacities? </w:t>
      </w:r>
    </w:p>
  </w:comment>
  <w:comment w:id="40" w:author="Philippa Collin" w:date="2016-08-08T09:47:00Z" w:initials="PC">
    <w:p w14:paraId="2E2B3D0B" w14:textId="5C5BD823" w:rsidR="00915AB8" w:rsidRDefault="00915AB8">
      <w:pPr>
        <w:pStyle w:val="CommentText"/>
      </w:pPr>
      <w:r>
        <w:rPr>
          <w:rStyle w:val="CommentReference"/>
        </w:rPr>
        <w:annotationRef/>
      </w:r>
      <w:r>
        <w:t>Digital capacities are subject-</w:t>
      </w:r>
      <w:proofErr w:type="spellStart"/>
      <w:r>
        <w:t>centred</w:t>
      </w:r>
      <w:proofErr w:type="spellEnd"/>
      <w:r>
        <w:t xml:space="preserve"> and relational: they are not fixed but are a dynamic set of conditions that shape how people use technologies in ways that matter to them </w:t>
      </w:r>
      <w:r>
        <w:rPr>
          <w:i/>
        </w:rPr>
        <w:t>in relation</w:t>
      </w:r>
      <w:r>
        <w:t xml:space="preserve"> to the things around them (</w:t>
      </w:r>
      <w:proofErr w:type="spellStart"/>
      <w:r>
        <w:t>eg</w:t>
      </w:r>
      <w:proofErr w:type="spellEnd"/>
      <w:r>
        <w:t xml:space="preserve">. their opportunities to use technologies, as a relationship to other things) </w:t>
      </w:r>
    </w:p>
  </w:comment>
  <w:comment w:id="57" w:author="Philippa Collin" w:date="2016-08-08T14:51:00Z" w:initials="PC">
    <w:p w14:paraId="19B58696" w14:textId="5A92E9F7" w:rsidR="00915AB8" w:rsidRDefault="00915AB8">
      <w:pPr>
        <w:pStyle w:val="CommentText"/>
      </w:pPr>
      <w:r>
        <w:rPr>
          <w:rStyle w:val="CommentReference"/>
        </w:rPr>
        <w:annotationRef/>
      </w:r>
      <w:r>
        <w:t>Why list these and not others?</w:t>
      </w:r>
    </w:p>
  </w:comment>
  <w:comment w:id="74" w:author="Philippa Collin" w:date="2016-08-05T17:07:00Z" w:initials="PC">
    <w:p w14:paraId="03D3128C" w14:textId="052B6BAE" w:rsidR="00915AB8" w:rsidRDefault="00915AB8">
      <w:pPr>
        <w:pStyle w:val="CommentText"/>
      </w:pPr>
      <w:r>
        <w:rPr>
          <w:rStyle w:val="CommentReference"/>
        </w:rPr>
        <w:annotationRef/>
      </w:r>
      <w:r>
        <w:t>The second half of the sentence seems to speak to individual examples, whereas the beginning emphasizes ‘collective’…?</w:t>
      </w:r>
    </w:p>
  </w:comment>
  <w:comment w:id="87" w:author="Philippa Collin" w:date="2016-08-08T10:07:00Z" w:initials="PC">
    <w:p w14:paraId="431FAEF8" w14:textId="318829F9" w:rsidR="00915AB8" w:rsidRDefault="00915AB8">
      <w:pPr>
        <w:pStyle w:val="CommentText"/>
      </w:pPr>
      <w:r>
        <w:rPr>
          <w:rStyle w:val="CommentReference"/>
        </w:rPr>
        <w:annotationRef/>
      </w:r>
      <w:r>
        <w:t xml:space="preserve">Given we need to cut 2000 words, I’d suggest these are paragraphs that can be cut. Interesting but tangential to the key concerns and analysis presented here. </w:t>
      </w:r>
    </w:p>
  </w:comment>
  <w:comment w:id="97" w:author="Philippa Collin" w:date="2016-08-05T17:23:00Z" w:initials="PC">
    <w:p w14:paraId="6ECF86BB" w14:textId="009FD4F7" w:rsidR="00915AB8" w:rsidRDefault="00915AB8">
      <w:pPr>
        <w:pStyle w:val="CommentText"/>
      </w:pPr>
      <w:r>
        <w:rPr>
          <w:rStyle w:val="CommentReference"/>
        </w:rPr>
        <w:annotationRef/>
      </w:r>
      <w:r>
        <w:t>Comparison is therefore not with the specific measurement but the definition of the measures</w:t>
      </w:r>
    </w:p>
  </w:comment>
  <w:comment w:id="98" w:author="Philippa Collin" w:date="2016-08-05T17:24:00Z" w:initials="PC">
    <w:p w14:paraId="65FB52F5" w14:textId="28AA5848" w:rsidR="00915AB8" w:rsidRDefault="00915AB8">
      <w:pPr>
        <w:pStyle w:val="CommentText"/>
      </w:pPr>
      <w:r>
        <w:rPr>
          <w:rStyle w:val="CommentReference"/>
        </w:rPr>
        <w:annotationRef/>
      </w:r>
      <w:r>
        <w:t>Yes, but also the reinforcement of old ones, barriers to new etc. I think the more interesting thing is how context shapes and explains the strength, weakness, enablers and barriers to capacities</w:t>
      </w:r>
    </w:p>
  </w:comment>
  <w:comment w:id="99" w:author="Philippa Collin" w:date="2016-08-05T17:26:00Z" w:initials="PC">
    <w:p w14:paraId="2A098931" w14:textId="763E3177" w:rsidR="00915AB8" w:rsidRDefault="00915AB8">
      <w:pPr>
        <w:pStyle w:val="CommentText"/>
      </w:pPr>
      <w:r>
        <w:rPr>
          <w:rStyle w:val="CommentReference"/>
        </w:rPr>
        <w:annotationRef/>
      </w:r>
      <w:r>
        <w:t>A capabilities approach would be more interested in the social and structural arrangements that shape the opportunities for digital capacities to be cultivated. But it seems here we’re taking a different approach?</w:t>
      </w:r>
    </w:p>
  </w:comment>
  <w:comment w:id="101" w:author="Philippa Collin" w:date="2016-08-08T15:05:00Z" w:initials="PC">
    <w:p w14:paraId="6AD8D13D" w14:textId="3CF42A85" w:rsidR="00915AB8" w:rsidRDefault="00915AB8">
      <w:pPr>
        <w:pStyle w:val="CommentText"/>
      </w:pPr>
      <w:r>
        <w:rPr>
          <w:rStyle w:val="CommentReference"/>
        </w:rPr>
        <w:annotationRef/>
      </w:r>
      <w:r>
        <w:t xml:space="preserve">To address issue of word count I suggest trying to tighten this section. </w:t>
      </w:r>
    </w:p>
  </w:comment>
  <w:comment w:id="111" w:author="Philippa Collin" w:date="2016-08-08T15:26:00Z" w:initials="PC">
    <w:p w14:paraId="1CA495C0" w14:textId="38F2DC74" w:rsidR="00915AB8" w:rsidRDefault="00915AB8">
      <w:pPr>
        <w:pStyle w:val="CommentText"/>
      </w:pPr>
      <w:r>
        <w:rPr>
          <w:rStyle w:val="CommentReference"/>
        </w:rPr>
        <w:annotationRef/>
      </w:r>
      <w:r>
        <w:t>Resonate?</w:t>
      </w:r>
    </w:p>
  </w:comment>
  <w:comment w:id="114" w:author="Philippa Collin" w:date="2016-08-05T17:31:00Z" w:initials="PC">
    <w:p w14:paraId="5650F5AC" w14:textId="465F693B" w:rsidR="00915AB8" w:rsidRDefault="00915AB8">
      <w:pPr>
        <w:pStyle w:val="CommentText"/>
      </w:pPr>
      <w:r>
        <w:rPr>
          <w:rStyle w:val="CommentReference"/>
        </w:rPr>
        <w:annotationRef/>
      </w:r>
      <w:r>
        <w:t>Great para</w:t>
      </w:r>
    </w:p>
  </w:comment>
  <w:comment w:id="118" w:author="Philippa Collin" w:date="2016-08-08T15:27:00Z" w:initials="PC">
    <w:p w14:paraId="199D3343" w14:textId="31A5C45D" w:rsidR="00915AB8" w:rsidRDefault="00915AB8">
      <w:pPr>
        <w:pStyle w:val="CommentText"/>
      </w:pPr>
      <w:r>
        <w:rPr>
          <w:rStyle w:val="CommentReference"/>
        </w:rPr>
        <w:annotationRef/>
      </w:r>
      <w:r>
        <w:t xml:space="preserve">Check style guide. I suspect it will be James et al 2015 or James (with full acknowledgement in </w:t>
      </w:r>
      <w:proofErr w:type="spellStart"/>
      <w:r>
        <w:t>Biblio</w:t>
      </w:r>
      <w:proofErr w:type="spellEnd"/>
      <w:r>
        <w:t>).</w:t>
      </w:r>
    </w:p>
  </w:comment>
  <w:comment w:id="122" w:author="Philippa Collin" w:date="2016-08-08T15:30:00Z" w:initials="PC">
    <w:p w14:paraId="27D507B4" w14:textId="00003798" w:rsidR="00915AB8" w:rsidRDefault="00915AB8">
      <w:pPr>
        <w:pStyle w:val="CommentText"/>
      </w:pPr>
      <w:r>
        <w:rPr>
          <w:rStyle w:val="CommentReference"/>
        </w:rPr>
        <w:annotationRef/>
      </w:r>
      <w:r>
        <w:t>Check style guide single or double quotation marks?</w:t>
      </w:r>
    </w:p>
  </w:comment>
  <w:comment w:id="124" w:author="Philippa Collin" w:date="2016-08-08T15:31:00Z" w:initials="PC">
    <w:p w14:paraId="2361648A" w14:textId="14D0D591" w:rsidR="00915AB8" w:rsidRDefault="00915AB8">
      <w:pPr>
        <w:pStyle w:val="CommentText"/>
      </w:pPr>
      <w:r>
        <w:rPr>
          <w:rStyle w:val="CommentReference"/>
        </w:rPr>
        <w:annotationRef/>
      </w:r>
      <w:r>
        <w:t>I’m not sure what this means. Can it be clarified?</w:t>
      </w:r>
    </w:p>
  </w:comment>
  <w:comment w:id="125" w:author="Philippa Collin" w:date="2016-08-05T17:36:00Z" w:initials="PC">
    <w:p w14:paraId="7145538F" w14:textId="397282EC" w:rsidR="00915AB8" w:rsidRDefault="00915AB8">
      <w:pPr>
        <w:pStyle w:val="CommentText"/>
      </w:pPr>
      <w:r>
        <w:rPr>
          <w:rStyle w:val="CommentReference"/>
        </w:rPr>
        <w:annotationRef/>
      </w:r>
      <w:r>
        <w:t>I’d suggest cutting back the first half of the paper to provide more room.</w:t>
      </w:r>
    </w:p>
  </w:comment>
  <w:comment w:id="135" w:author="Philippa Collin" w:date="2016-08-05T17:35:00Z" w:initials="PC">
    <w:p w14:paraId="2C40E795" w14:textId="28341639" w:rsidR="00915AB8" w:rsidRDefault="00915AB8">
      <w:pPr>
        <w:pStyle w:val="CommentText"/>
      </w:pPr>
      <w:r>
        <w:rPr>
          <w:rStyle w:val="CommentReference"/>
        </w:rPr>
        <w:annotationRef/>
      </w:r>
      <w:r>
        <w:t>POW!</w:t>
      </w:r>
    </w:p>
  </w:comment>
  <w:comment w:id="138" w:author="Philippa Collin" w:date="2016-08-08T15:47:00Z" w:initials="PC">
    <w:p w14:paraId="32B48684" w14:textId="3C12E72E" w:rsidR="00915AB8" w:rsidRDefault="00915AB8">
      <w:pPr>
        <w:pStyle w:val="CommentText"/>
      </w:pPr>
      <w:r>
        <w:rPr>
          <w:rStyle w:val="CommentReference"/>
        </w:rPr>
        <w:annotationRef/>
      </w:r>
      <w:r>
        <w:t>This is confusing. My suggestion is that this section is split into: Identifying issues and indicators; Survey (procedure, sample, analysis).</w:t>
      </w:r>
    </w:p>
    <w:p w14:paraId="3C3BA342" w14:textId="77777777" w:rsidR="00915AB8" w:rsidRDefault="00915AB8">
      <w:pPr>
        <w:pStyle w:val="CommentText"/>
      </w:pPr>
    </w:p>
  </w:comment>
  <w:comment w:id="141" w:author="Philippa Collin" w:date="2016-08-05T17:38:00Z" w:initials="PC">
    <w:p w14:paraId="45A7A25E" w14:textId="55087BEC" w:rsidR="00915AB8" w:rsidRDefault="00915AB8">
      <w:pPr>
        <w:pStyle w:val="CommentText"/>
      </w:pPr>
      <w:r>
        <w:rPr>
          <w:rStyle w:val="CommentReference"/>
        </w:rPr>
        <w:annotationRef/>
      </w:r>
      <w:r>
        <w:t>To my mind, this is not a definition of resilience. What about:</w:t>
      </w:r>
    </w:p>
    <w:p w14:paraId="7CC7E4FB" w14:textId="06BCB6FF" w:rsidR="00915AB8" w:rsidRDefault="00915AB8">
      <w:pPr>
        <w:pStyle w:val="CommentText"/>
      </w:pPr>
      <w:r>
        <w:t xml:space="preserve">Resilience: the awareness and responses of individuals to risk that enables them to recover and learn from potential or actual harm </w:t>
      </w:r>
    </w:p>
  </w:comment>
  <w:comment w:id="142" w:author="Philippa Collin" w:date="2016-08-05T17:41:00Z" w:initials="PC">
    <w:p w14:paraId="4186EB85" w14:textId="21EAB446" w:rsidR="00915AB8" w:rsidRPr="0054310E" w:rsidRDefault="00915AB8">
      <w:pPr>
        <w:pStyle w:val="CommentText"/>
      </w:pPr>
      <w:r>
        <w:rPr>
          <w:rStyle w:val="CommentReference"/>
        </w:rPr>
        <w:annotationRef/>
      </w:r>
      <w:r>
        <w:t xml:space="preserve">I think each of these </w:t>
      </w:r>
      <w:r>
        <w:rPr>
          <w:i/>
        </w:rPr>
        <w:t>are components of DC… rather than things arising from</w:t>
      </w:r>
      <w:proofErr w:type="gramStart"/>
      <w:r>
        <w:rPr>
          <w:i/>
        </w:rPr>
        <w:t>..</w:t>
      </w:r>
      <w:proofErr w:type="gramEnd"/>
      <w:r>
        <w:rPr>
          <w:i/>
        </w:rPr>
        <w:t xml:space="preserve"> </w:t>
      </w:r>
      <w:proofErr w:type="spellStart"/>
      <w:proofErr w:type="gramStart"/>
      <w:r>
        <w:t>eg</w:t>
      </w:r>
      <w:proofErr w:type="spellEnd"/>
      <w:proofErr w:type="gramEnd"/>
      <w:r>
        <w:t xml:space="preserve">. The ability to develop and maintain healthy, supportive relationships in a digital society </w:t>
      </w:r>
    </w:p>
  </w:comment>
  <w:comment w:id="143" w:author="Philippa Collin" w:date="2016-08-05T17:44:00Z" w:initials="PC">
    <w:p w14:paraId="3FB24DAD" w14:textId="0196EA37" w:rsidR="00915AB8" w:rsidRDefault="00915AB8">
      <w:pPr>
        <w:pStyle w:val="CommentText"/>
      </w:pPr>
      <w:r>
        <w:rPr>
          <w:rStyle w:val="CommentReference"/>
        </w:rPr>
        <w:annotationRef/>
      </w:r>
      <w:r>
        <w:t xml:space="preserve">Use of digital media for participation and recognition in economic, political, cultural and ecological domains of social life. </w:t>
      </w:r>
    </w:p>
  </w:comment>
  <w:comment w:id="144" w:author="Philippa Collin" w:date="2016-08-05T17:46:00Z" w:initials="PC">
    <w:p w14:paraId="15A3E0E0" w14:textId="5D492045" w:rsidR="00915AB8" w:rsidRDefault="00915AB8">
      <w:pPr>
        <w:pStyle w:val="CommentText"/>
      </w:pPr>
      <w:r>
        <w:rPr>
          <w:rStyle w:val="CommentReference"/>
        </w:rPr>
        <w:annotationRef/>
      </w:r>
      <w:r>
        <w:t xml:space="preserve">For me the point here </w:t>
      </w:r>
      <w:proofErr w:type="spellStart"/>
      <w:r>
        <w:t>id</w:t>
      </w:r>
      <w:proofErr w:type="spellEnd"/>
      <w:r>
        <w:t xml:space="preserve"> that policies and infrastructures provide insight into the context in which people cultivate and exercise DCs –</w:t>
      </w:r>
    </w:p>
  </w:comment>
  <w:comment w:id="147" w:author="Philippa Collin" w:date="2016-08-05T17:49:00Z" w:initials="PC">
    <w:p w14:paraId="01E821E0" w14:textId="2E04E5D1" w:rsidR="00915AB8" w:rsidRDefault="00915AB8">
      <w:pPr>
        <w:pStyle w:val="CommentText"/>
      </w:pPr>
      <w:r>
        <w:rPr>
          <w:rStyle w:val="CommentReference"/>
        </w:rPr>
        <w:annotationRef/>
      </w:r>
      <w:r>
        <w:t xml:space="preserve">But it has been a prominent topic of studies by PEW and also bb, headspace and YAW in </w:t>
      </w:r>
      <w:proofErr w:type="spellStart"/>
      <w:r>
        <w:t>yMH</w:t>
      </w:r>
      <w:proofErr w:type="spellEnd"/>
      <w:r>
        <w:t>…</w:t>
      </w:r>
    </w:p>
  </w:comment>
  <w:comment w:id="149" w:author="Philippa Collin" w:date="2016-08-08T16:21:00Z" w:initials="PC">
    <w:p w14:paraId="6E6EA67B" w14:textId="635801AB" w:rsidR="00915AB8" w:rsidRDefault="00915AB8">
      <w:pPr>
        <w:pStyle w:val="CommentText"/>
      </w:pPr>
      <w:r>
        <w:rPr>
          <w:rStyle w:val="CommentReference"/>
        </w:rPr>
        <w:annotationRef/>
      </w:r>
      <w:r>
        <w:t>So is social connectedness (</w:t>
      </w:r>
      <w:proofErr w:type="spellStart"/>
      <w:r>
        <w:t>eg</w:t>
      </w:r>
      <w:proofErr w:type="spellEnd"/>
      <w:r>
        <w:t>. Lee and Robbins, 1995)</w:t>
      </w:r>
    </w:p>
  </w:comment>
  <w:comment w:id="150" w:author="Philippa Collin" w:date="2016-08-08T16:43:00Z" w:initials="PC">
    <w:p w14:paraId="362D4ACC" w14:textId="13E1FCA8" w:rsidR="00915AB8" w:rsidRDefault="00915AB8">
      <w:pPr>
        <w:pStyle w:val="CommentText"/>
      </w:pPr>
      <w:r>
        <w:rPr>
          <w:rStyle w:val="CommentReference"/>
        </w:rPr>
        <w:annotationRef/>
      </w:r>
      <w:r>
        <w:t>I think these need to be laid out and explained in more detail before reporting the findings. For example, which indicators were included in each category and why? What measures did we reuse (refs) and which did we create?</w:t>
      </w:r>
    </w:p>
    <w:p w14:paraId="0D186C51" w14:textId="77777777" w:rsidR="00915AB8" w:rsidRDefault="00915AB8">
      <w:pPr>
        <w:pStyle w:val="CommentText"/>
      </w:pPr>
    </w:p>
    <w:p w14:paraId="7D000A48" w14:textId="570799CA" w:rsidR="00915AB8" w:rsidRDefault="00915AB8">
      <w:pPr>
        <w:pStyle w:val="CommentText"/>
      </w:pPr>
      <w:r>
        <w:t xml:space="preserve">In addition to clearly outlining the construction of the concept, indicators and measures, I think this will help a reader make sense of what is reported in the findings section. </w:t>
      </w:r>
    </w:p>
  </w:comment>
  <w:comment w:id="154" w:author="Philippa Collin" w:date="2016-08-08T16:31:00Z" w:initials="PC">
    <w:p w14:paraId="59A12525" w14:textId="77777777" w:rsidR="00915AB8" w:rsidRDefault="00915AB8">
      <w:pPr>
        <w:pStyle w:val="CommentText"/>
      </w:pPr>
      <w:r>
        <w:rPr>
          <w:rStyle w:val="CommentReference"/>
        </w:rPr>
        <w:annotationRef/>
      </w:r>
      <w:r>
        <w:t xml:space="preserve">Much of this is already included above. Suggest removing from the previous section and ordering in this one with subheadings: </w:t>
      </w:r>
    </w:p>
    <w:p w14:paraId="755EB23B" w14:textId="0B415548" w:rsidR="00915AB8" w:rsidRDefault="00915AB8">
      <w:pPr>
        <w:pStyle w:val="CommentText"/>
      </w:pPr>
      <w:r>
        <w:t>Procedure</w:t>
      </w:r>
    </w:p>
    <w:p w14:paraId="17F3A85F" w14:textId="77777777" w:rsidR="00915AB8" w:rsidRDefault="00915AB8">
      <w:pPr>
        <w:pStyle w:val="CommentText"/>
      </w:pPr>
      <w:r>
        <w:t>Sample</w:t>
      </w:r>
    </w:p>
    <w:p w14:paraId="73D74183" w14:textId="18554D98" w:rsidR="00915AB8" w:rsidRDefault="00915AB8">
      <w:pPr>
        <w:pStyle w:val="CommentText"/>
      </w:pPr>
      <w:r>
        <w:t>Analysis</w:t>
      </w:r>
    </w:p>
  </w:comment>
  <w:comment w:id="155" w:author="Philippa Collin" w:date="2016-08-08T16:33:00Z" w:initials="PC">
    <w:p w14:paraId="1D9A070A" w14:textId="77777777" w:rsidR="00915AB8" w:rsidRDefault="00915AB8">
      <w:pPr>
        <w:pStyle w:val="CommentText"/>
      </w:pPr>
      <w:r>
        <w:rPr>
          <w:rStyle w:val="CommentReference"/>
        </w:rPr>
        <w:annotationRef/>
      </w:r>
      <w:r>
        <w:t xml:space="preserve">I think this all needs much more explanation: why chose particular variables and combinations? </w:t>
      </w:r>
    </w:p>
    <w:p w14:paraId="398142DC" w14:textId="77777777" w:rsidR="00915AB8" w:rsidRDefault="00915AB8">
      <w:pPr>
        <w:pStyle w:val="CommentText"/>
      </w:pPr>
    </w:p>
    <w:p w14:paraId="2EEED2F5" w14:textId="6338E7EE" w:rsidR="00915AB8" w:rsidRDefault="00915AB8">
      <w:pPr>
        <w:pStyle w:val="CommentText"/>
      </w:pPr>
      <w:r>
        <w:t>Age – if so, why</w:t>
      </w:r>
      <w:r>
        <w:br/>
        <w:t>Gender – if so why</w:t>
      </w:r>
    </w:p>
    <w:p w14:paraId="192686E8" w14:textId="6C7C7429" w:rsidR="00915AB8" w:rsidRDefault="00915AB8">
      <w:pPr>
        <w:pStyle w:val="CommentText"/>
      </w:pPr>
      <w:r>
        <w:t>Geo location – if so why</w:t>
      </w:r>
    </w:p>
    <w:p w14:paraId="7D814400" w14:textId="77777777" w:rsidR="00915AB8" w:rsidRDefault="00915AB8">
      <w:pPr>
        <w:pStyle w:val="CommentText"/>
      </w:pPr>
    </w:p>
    <w:p w14:paraId="4FEE80DB" w14:textId="390CC228" w:rsidR="00915AB8" w:rsidRDefault="00915AB8">
      <w:pPr>
        <w:pStyle w:val="CommentText"/>
      </w:pPr>
      <w:r>
        <w:t>How is the simple index composed and what are its strengths and limitations?  I think this will be a key concern for any reviewer.</w:t>
      </w:r>
    </w:p>
    <w:p w14:paraId="24BB346C" w14:textId="7A0213D4" w:rsidR="00915AB8" w:rsidRDefault="00915AB8">
      <w:pPr>
        <w:pStyle w:val="CommentText"/>
      </w:pPr>
      <w:r>
        <w:t xml:space="preserve">The space required to do this (and deal with Ellen’s questions!) is the main rationale for two papers. </w:t>
      </w:r>
    </w:p>
  </w:comment>
  <w:comment w:id="158" w:author="Philippa Collin" w:date="2016-08-08T16:38:00Z" w:initials="PC">
    <w:p w14:paraId="08C73DEA" w14:textId="6738F188" w:rsidR="00915AB8" w:rsidRDefault="00915AB8">
      <w:pPr>
        <w:pStyle w:val="CommentText"/>
      </w:pPr>
      <w:r>
        <w:rPr>
          <w:rStyle w:val="CommentReference"/>
        </w:rPr>
        <w:annotationRef/>
      </w:r>
      <w:r>
        <w:t xml:space="preserve">Explain why and did you weight in analysis? </w:t>
      </w:r>
    </w:p>
  </w:comment>
  <w:comment w:id="160" w:author="Philippa Collin" w:date="2016-08-08T16:39:00Z" w:initials="PC">
    <w:p w14:paraId="0E96DCEE" w14:textId="23C6D304" w:rsidR="00915AB8" w:rsidRDefault="00915AB8">
      <w:pPr>
        <w:pStyle w:val="CommentText"/>
      </w:pPr>
      <w:r>
        <w:rPr>
          <w:rStyle w:val="CommentReference"/>
        </w:rPr>
        <w:annotationRef/>
      </w:r>
      <w:r>
        <w:t>These figures are very hard to read and I think will be harder if reproduced in a journal. Is there a way to improve layout or split what is reported?</w:t>
      </w:r>
    </w:p>
  </w:comment>
  <w:comment w:id="161" w:author="Philippa Collin" w:date="2016-08-08T16:41:00Z" w:initials="PC">
    <w:p w14:paraId="014CB3E3" w14:textId="6E00D6F4" w:rsidR="00915AB8" w:rsidRDefault="00915AB8">
      <w:pPr>
        <w:pStyle w:val="CommentText"/>
      </w:pPr>
      <w:r>
        <w:rPr>
          <w:rStyle w:val="CommentReference"/>
        </w:rPr>
        <w:annotationRef/>
      </w:r>
      <w:r>
        <w:t>What explains this? Age, location, education, income…?</w:t>
      </w:r>
    </w:p>
  </w:comment>
  <w:comment w:id="166" w:author="Philippa Collin" w:date="2016-08-08T16:49:00Z" w:initials="PC">
    <w:p w14:paraId="59A3B113" w14:textId="36744D2D" w:rsidR="00915AB8" w:rsidRDefault="00915AB8">
      <w:pPr>
        <w:pStyle w:val="CommentText"/>
      </w:pPr>
      <w:r>
        <w:rPr>
          <w:rStyle w:val="CommentReference"/>
        </w:rPr>
        <w:annotationRef/>
      </w:r>
      <w:r>
        <w:t>What are these? This needs more explanation if what follows is to make sense to a lay person!</w:t>
      </w:r>
    </w:p>
  </w:comment>
  <w:comment w:id="167" w:author="Philippa Collin" w:date="2016-08-08T16:50:00Z" w:initials="PC">
    <w:p w14:paraId="26C18859" w14:textId="10221671" w:rsidR="00915AB8" w:rsidRDefault="00915AB8">
      <w:pPr>
        <w:pStyle w:val="CommentText"/>
      </w:pPr>
      <w:r>
        <w:rPr>
          <w:rStyle w:val="CommentReference"/>
        </w:rPr>
        <w:annotationRef/>
      </w:r>
      <w:r>
        <w:t>Would be good to clarify what the first and second components consist of</w:t>
      </w:r>
    </w:p>
  </w:comment>
  <w:comment w:id="169" w:author="Philippa Collin" w:date="2016-08-08T16:54:00Z" w:initials="PC">
    <w:p w14:paraId="04C758EA" w14:textId="0F430DEB" w:rsidR="00915AB8" w:rsidRDefault="00915AB8">
      <w:pPr>
        <w:pStyle w:val="CommentText"/>
      </w:pPr>
      <w:r>
        <w:rPr>
          <w:rStyle w:val="CommentReference"/>
        </w:rPr>
        <w:annotationRef/>
      </w:r>
      <w:r>
        <w:t xml:space="preserve">We haven’t justified why or how this could/should be done. </w:t>
      </w:r>
    </w:p>
  </w:comment>
  <w:comment w:id="171" w:author="Philippa Collin" w:date="2016-08-08T21:50:00Z" w:initials="PC">
    <w:p w14:paraId="248B37A7" w14:textId="45078AC9" w:rsidR="00915AB8" w:rsidRDefault="00915AB8">
      <w:pPr>
        <w:pStyle w:val="CommentText"/>
      </w:pPr>
      <w:r>
        <w:rPr>
          <w:rStyle w:val="CommentReference"/>
        </w:rPr>
        <w:annotationRef/>
      </w:r>
      <w:r>
        <w:t>Why is this a limitation? Needs more explanation</w:t>
      </w:r>
    </w:p>
  </w:comment>
  <w:comment w:id="172" w:author="Philippa Collin" w:date="2016-08-08T21:50:00Z" w:initials="PC">
    <w:p w14:paraId="4D6413D1" w14:textId="499AD446" w:rsidR="00915AB8" w:rsidRDefault="00915AB8">
      <w:pPr>
        <w:pStyle w:val="CommentText"/>
      </w:pPr>
      <w:r>
        <w:rPr>
          <w:rStyle w:val="CommentReference"/>
        </w:rPr>
        <w:annotationRef/>
      </w:r>
      <w:r>
        <w:t xml:space="preserve">I think a broader discussion of this – and related literature is needed to 1) explain why we’re considering developing a DCI, how it’s constructed, how it seeks to overcome limitations and critique and then asses how well we’ve been able to meet these challenges and/or assess the value of the DCI to future research and practical use. </w:t>
      </w:r>
    </w:p>
  </w:comment>
  <w:comment w:id="174" w:author="Philippa Collin" w:date="2016-08-08T21:52:00Z" w:initials="PC">
    <w:p w14:paraId="53CE5486" w14:textId="4ECE116F" w:rsidR="00915AB8" w:rsidRDefault="00915AB8">
      <w:pPr>
        <w:pStyle w:val="CommentText"/>
      </w:pPr>
      <w:r>
        <w:rPr>
          <w:rStyle w:val="CommentReference"/>
        </w:rPr>
        <w:annotationRef/>
      </w:r>
      <w:r>
        <w:t>This is true, but I suspect a reviewer will ask about data on digital participation, inclusion and other related concepts. I feel we need to deal with this more up in the top part of the article and argue for why DC are different</w:t>
      </w:r>
    </w:p>
  </w:comment>
  <w:comment w:id="175" w:author="Philippa Collin" w:date="2016-08-08T21:54:00Z" w:initials="PC">
    <w:p w14:paraId="527FBDFE" w14:textId="1D0361AE" w:rsidR="00915AB8" w:rsidRDefault="00915AB8">
      <w:pPr>
        <w:pStyle w:val="CommentText"/>
      </w:pPr>
      <w:r>
        <w:rPr>
          <w:rStyle w:val="CommentReference"/>
        </w:rPr>
        <w:annotationRef/>
      </w:r>
      <w:r>
        <w:t xml:space="preserve">I think in the article we need to map out which indicators and measures we’ve replicated so this is clear. </w:t>
      </w:r>
    </w:p>
  </w:comment>
  <w:comment w:id="176" w:author="Philippa Collin" w:date="2016-08-08T21:58:00Z" w:initials="PC">
    <w:p w14:paraId="5FA6702D" w14:textId="0C83B637" w:rsidR="00915AB8" w:rsidRDefault="00915AB8">
      <w:pPr>
        <w:pStyle w:val="CommentText"/>
      </w:pPr>
      <w:r>
        <w:rPr>
          <w:rStyle w:val="CommentReference"/>
        </w:rPr>
        <w:annotationRef/>
      </w:r>
      <w:r>
        <w:t xml:space="preserve">Social connectedness? Or just connectedness? I thought we were using the former which as established concept in psych as well as internet studies. </w:t>
      </w:r>
    </w:p>
  </w:comment>
  <w:comment w:id="177" w:author="Philippa Collin" w:date="2016-08-08T22:02:00Z" w:initials="PC">
    <w:p w14:paraId="027AF023" w14:textId="23A6B961" w:rsidR="00915AB8" w:rsidRDefault="00915AB8">
      <w:pPr>
        <w:pStyle w:val="CommentText"/>
      </w:pPr>
      <w:r>
        <w:rPr>
          <w:rStyle w:val="CommentReference"/>
        </w:rPr>
        <w:annotationRef/>
      </w:r>
      <w:r>
        <w:t xml:space="preserve">Agreed, I do feel though that, while we’ve outlined in the front part of the article how technology and society are rapidly changing, we haven’t really critiqued existing </w:t>
      </w:r>
      <w:proofErr w:type="spellStart"/>
      <w:r>
        <w:t>conceptualisations</w:t>
      </w:r>
      <w:proofErr w:type="spellEnd"/>
      <w:r>
        <w:t xml:space="preserve">, indicators or indexes.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C287A0" w15:done="0"/>
  <w15:commentEx w15:paraId="5ED9E196" w15:done="0"/>
  <w15:commentEx w15:paraId="67B016E0" w15:done="0"/>
  <w15:commentEx w15:paraId="33A38586" w15:done="0"/>
  <w15:commentEx w15:paraId="23462944" w15:done="0"/>
  <w15:commentEx w15:paraId="55A9E966" w15:done="0"/>
  <w15:commentEx w15:paraId="726BC3C5" w15:done="0"/>
  <w15:commentEx w15:paraId="2B4254FA" w15:done="0"/>
  <w15:commentEx w15:paraId="2AC2D0C4" w15:done="0"/>
  <w15:commentEx w15:paraId="4AFC91CC" w15:done="0"/>
  <w15:commentEx w15:paraId="2E2B3D0B" w15:done="0"/>
  <w15:commentEx w15:paraId="19B58696" w15:done="0"/>
  <w15:commentEx w15:paraId="03D3128C" w15:done="0"/>
  <w15:commentEx w15:paraId="431FAEF8" w15:done="0"/>
  <w15:commentEx w15:paraId="6ECF86BB" w15:done="0"/>
  <w15:commentEx w15:paraId="65FB52F5" w15:done="0"/>
  <w15:commentEx w15:paraId="2A098931" w15:done="0"/>
  <w15:commentEx w15:paraId="6AD8D13D" w15:done="0"/>
  <w15:commentEx w15:paraId="1CA495C0" w15:done="0"/>
  <w15:commentEx w15:paraId="5650F5AC" w15:done="0"/>
  <w15:commentEx w15:paraId="199D3343" w15:done="0"/>
  <w15:commentEx w15:paraId="27D507B4" w15:done="0"/>
  <w15:commentEx w15:paraId="2361648A" w15:done="0"/>
  <w15:commentEx w15:paraId="7145538F" w15:done="0"/>
  <w15:commentEx w15:paraId="2C40E795" w15:done="0"/>
  <w15:commentEx w15:paraId="3C3BA342" w15:done="0"/>
  <w15:commentEx w15:paraId="7CC7E4FB" w15:done="0"/>
  <w15:commentEx w15:paraId="4186EB85" w15:done="0"/>
  <w15:commentEx w15:paraId="3FB24DAD" w15:done="0"/>
  <w15:commentEx w15:paraId="15A3E0E0" w15:done="0"/>
  <w15:commentEx w15:paraId="01E821E0" w15:done="0"/>
  <w15:commentEx w15:paraId="6E6EA67B" w15:done="0"/>
  <w15:commentEx w15:paraId="7D000A48" w15:done="0"/>
  <w15:commentEx w15:paraId="73D74183" w15:done="0"/>
  <w15:commentEx w15:paraId="24BB346C" w15:done="0"/>
  <w15:commentEx w15:paraId="08C73DEA" w15:done="0"/>
  <w15:commentEx w15:paraId="0E96DCEE" w15:done="0"/>
  <w15:commentEx w15:paraId="014CB3E3" w15:done="0"/>
  <w15:commentEx w15:paraId="59A3B113" w15:done="0"/>
  <w15:commentEx w15:paraId="26C18859" w15:done="0"/>
  <w15:commentEx w15:paraId="04C758EA" w15:done="0"/>
  <w15:commentEx w15:paraId="248B37A7" w15:done="0"/>
  <w15:commentEx w15:paraId="4D6413D1" w15:done="0"/>
  <w15:commentEx w15:paraId="53CE5486" w15:done="0"/>
  <w15:commentEx w15:paraId="527FBDFE" w15:done="0"/>
  <w15:commentEx w15:paraId="5FA6702D" w15:done="0"/>
  <w15:commentEx w15:paraId="027AF0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2E0EC0" w14:textId="77777777" w:rsidR="001B02D3" w:rsidRDefault="001B02D3">
      <w:pPr>
        <w:spacing w:after="0"/>
      </w:pPr>
      <w:r>
        <w:separator/>
      </w:r>
    </w:p>
  </w:endnote>
  <w:endnote w:type="continuationSeparator" w:id="0">
    <w:p w14:paraId="108E432A" w14:textId="77777777" w:rsidR="001B02D3" w:rsidRDefault="001B02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82" w:author="Philippa Collin" w:date="2016-08-05T17:14:00Z"/>
  <w:sdt>
    <w:sdtPr>
      <w:id w:val="-634410771"/>
      <w:docPartObj>
        <w:docPartGallery w:val="Page Numbers (Bottom of Page)"/>
        <w:docPartUnique/>
      </w:docPartObj>
    </w:sdtPr>
    <w:sdtEndPr>
      <w:rPr>
        <w:noProof/>
      </w:rPr>
    </w:sdtEndPr>
    <w:sdtContent>
      <w:customXmlInsRangeEnd w:id="182"/>
      <w:p w14:paraId="437A6A79" w14:textId="7D700AE9" w:rsidR="00915AB8" w:rsidRDefault="00915AB8">
        <w:pPr>
          <w:pStyle w:val="Footer"/>
          <w:jc w:val="right"/>
          <w:rPr>
            <w:ins w:id="183" w:author="Philippa Collin" w:date="2016-08-05T17:14:00Z"/>
          </w:rPr>
        </w:pPr>
        <w:ins w:id="184" w:author="Philippa Collin" w:date="2016-08-05T17:14:00Z">
          <w:r>
            <w:fldChar w:fldCharType="begin"/>
          </w:r>
          <w:r>
            <w:instrText xml:space="preserve"> PAGE   \* MERGEFORMAT </w:instrText>
          </w:r>
          <w:r>
            <w:fldChar w:fldCharType="separate"/>
          </w:r>
        </w:ins>
        <w:r w:rsidR="00211F1F">
          <w:rPr>
            <w:noProof/>
          </w:rPr>
          <w:t>37</w:t>
        </w:r>
        <w:ins w:id="185" w:author="Philippa Collin" w:date="2016-08-05T17:14:00Z">
          <w:r>
            <w:rPr>
              <w:noProof/>
            </w:rPr>
            <w:fldChar w:fldCharType="end"/>
          </w:r>
        </w:ins>
      </w:p>
      <w:customXmlInsRangeStart w:id="186" w:author="Philippa Collin" w:date="2016-08-05T17:14:00Z"/>
    </w:sdtContent>
  </w:sdt>
  <w:customXmlInsRangeEnd w:id="186"/>
  <w:p w14:paraId="0899C6F5" w14:textId="77777777" w:rsidR="00915AB8" w:rsidRDefault="00915A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F2218E" w14:textId="77777777" w:rsidR="001B02D3" w:rsidRDefault="001B02D3">
      <w:r>
        <w:separator/>
      </w:r>
    </w:p>
  </w:footnote>
  <w:footnote w:type="continuationSeparator" w:id="0">
    <w:p w14:paraId="451CA6BD" w14:textId="77777777" w:rsidR="001B02D3" w:rsidRDefault="001B02D3">
      <w:r>
        <w:continuationSeparator/>
      </w:r>
    </w:p>
  </w:footnote>
  <w:footnote w:id="1">
    <w:p w14:paraId="7ED7B705" w14:textId="77777777" w:rsidR="00915AB8" w:rsidRDefault="00915AB8">
      <w:pPr>
        <w:pStyle w:val="FootnoteText"/>
      </w:pPr>
      <w:r>
        <w:rPr>
          <w:rStyle w:val="FootnoteReference"/>
        </w:rPr>
        <w:footnoteRef/>
      </w:r>
      <w:r>
        <w:t xml:space="preserve"> “Between 1950 and 2009, the world urban population grew at an average of 2.6 per cent per year and increased nearly fivefold over the period, from 0.7 billion to 3.4 billion” – </w:t>
      </w:r>
      <w:hyperlink r:id="rId1">
        <w:r>
          <w:rPr>
            <w:rStyle w:val="Hyperlink"/>
          </w:rPr>
          <w:t>http://www.un.org/en/development/desa/population/publications/pdf/urbanization/urbanization-wallchart2009.pdf</w:t>
        </w:r>
      </w:hyperlink>
    </w:p>
  </w:footnote>
  <w:footnote w:id="2">
    <w:p w14:paraId="349523DE" w14:textId="77777777" w:rsidR="00915AB8" w:rsidRDefault="00915AB8">
      <w:pPr>
        <w:pStyle w:val="FootnoteText"/>
      </w:pPr>
      <w:r>
        <w:rPr>
          <w:rStyle w:val="FootnoteReference"/>
        </w:rPr>
        <w:footnoteRef/>
      </w:r>
      <w:r>
        <w:t xml:space="preserve"> </w:t>
      </w:r>
      <w:hyperlink r:id="rId2">
        <w:r>
          <w:rPr>
            <w:rStyle w:val="Hyperlink"/>
          </w:rPr>
          <w:t>http://www.itu.int/en/ITU-D/Statistics/Documents/facts/ICTFactsFigures2015.pdf</w:t>
        </w:r>
      </w:hyperlink>
    </w:p>
  </w:footnote>
  <w:footnote w:id="3">
    <w:p w14:paraId="588DC899" w14:textId="77777777" w:rsidR="00915AB8" w:rsidRDefault="00915AB8">
      <w:pPr>
        <w:pStyle w:val="FootnoteText"/>
      </w:pPr>
      <w:r>
        <w:rPr>
          <w:rStyle w:val="FootnoteReference"/>
        </w:rPr>
        <w:footnoteRef/>
      </w:r>
      <w:r>
        <w:t xml:space="preserve"> </w:t>
      </w:r>
      <w:hyperlink r:id="rId3">
        <w:r>
          <w:rPr>
            <w:rStyle w:val="Hyperlink"/>
          </w:rPr>
          <w:t>http://www.itu.int/en/ITU-D/Statistics/Pages/stat/default.aspx</w:t>
        </w:r>
      </w:hyperlink>
      <w:r>
        <w:t xml:space="preserve"> - ref properly</w:t>
      </w:r>
    </w:p>
  </w:footnote>
  <w:footnote w:id="4">
    <w:p w14:paraId="52558453" w14:textId="77777777" w:rsidR="00915AB8" w:rsidRDefault="00915AB8">
      <w:pPr>
        <w:pStyle w:val="FootnoteText"/>
      </w:pPr>
      <w:r>
        <w:rPr>
          <w:rStyle w:val="FootnoteReference"/>
        </w:rPr>
        <w:footnoteRef/>
      </w:r>
      <w:r>
        <w:t xml:space="preserve"> </w:t>
      </w:r>
      <w:hyperlink r:id="rId4">
        <w:r>
          <w:rPr>
            <w:rStyle w:val="Hyperlink"/>
          </w:rPr>
          <w:t>http://www.ericsson.com/mobility-report/mobile-subscriptions</w:t>
        </w:r>
      </w:hyperlink>
      <w:r>
        <w:t xml:space="preserve"> ; </w:t>
      </w:r>
      <w:hyperlink r:id="rId5">
        <w:r>
          <w:rPr>
            <w:rStyle w:val="Hyperlink"/>
          </w:rPr>
          <w:t>http://www.worldometers.info/world-population/</w:t>
        </w:r>
      </w:hyperlink>
      <w:r>
        <w:t xml:space="preserve"> - ref properly</w:t>
      </w:r>
    </w:p>
  </w:footnote>
  <w:footnote w:id="5">
    <w:p w14:paraId="35C24FD3" w14:textId="77777777" w:rsidR="00915AB8" w:rsidRDefault="00915AB8">
      <w:pPr>
        <w:pStyle w:val="FootnoteText"/>
      </w:pPr>
      <w:r>
        <w:rPr>
          <w:rStyle w:val="FootnoteReference"/>
        </w:rPr>
        <w:footnoteRef/>
      </w:r>
      <w:r>
        <w:t xml:space="preserve"> </w:t>
      </w:r>
      <w:hyperlink r:id="rId6">
        <w:r>
          <w:rPr>
            <w:rStyle w:val="Hyperlink"/>
          </w:rPr>
          <w:t>http://www.ericsson.com/mobility-report/mobile-subscriptions</w:t>
        </w:r>
      </w:hyperlink>
    </w:p>
  </w:footnote>
  <w:footnote w:id="6">
    <w:p w14:paraId="7A7D2C2A" w14:textId="77777777" w:rsidR="00915AB8" w:rsidRDefault="00915AB8">
      <w:pPr>
        <w:pStyle w:val="FootnoteText"/>
      </w:pPr>
      <w:r>
        <w:rPr>
          <w:rStyle w:val="FootnoteReference"/>
        </w:rPr>
        <w:footnoteRef/>
      </w:r>
      <w:r>
        <w:t xml:space="preserve"> According to </w:t>
      </w:r>
      <w:r>
        <w:rPr>
          <w:i/>
        </w:rPr>
        <w:t>AppAnnie</w:t>
      </w:r>
      <w:r>
        <w:t xml:space="preserve"> (</w:t>
      </w:r>
      <w:hyperlink r:id="rId7">
        <w:r>
          <w:rPr>
            <w:rStyle w:val="Hyperlink"/>
          </w:rPr>
          <w:t>https://www.appannie.com/apps/ios/matrix/?date=2016-07-16</w:t>
        </w:r>
      </w:hyperlink>
      <w:r>
        <w:t xml:space="preserve">), one source of global app usage statistics, as of July 2016 there are strong country congruences between the top 3 free, paid and top grossing apps in Google’s </w:t>
      </w:r>
      <w:r>
        <w:rPr>
          <w:i/>
        </w:rPr>
        <w:t>PlayStore</w:t>
      </w:r>
      <w:r>
        <w:t xml:space="preserve">. Given the widespread use of </w:t>
      </w:r>
      <w:r>
        <w:rPr>
          <w:i/>
        </w:rPr>
        <w:t>Android</w:t>
      </w:r>
      <w:r>
        <w:t xml:space="preserve"> in developing countries, </w:t>
      </w:r>
      <w:r>
        <w:rPr>
          <w:i/>
        </w:rPr>
        <w:t>PlayStore</w:t>
      </w:r>
      <w:r>
        <w:t xml:space="preserve"> figures are preferable </w:t>
      </w:r>
      <w:del w:id="20" w:author="Philippa Collin" w:date="2016-08-05T14:49:00Z">
        <w:r w:rsidDel="00392358">
          <w:delText>indicators than</w:delText>
        </w:r>
      </w:del>
      <w:ins w:id="21" w:author="Philippa Collin" w:date="2016-08-05T14:49:00Z">
        <w:r>
          <w:t>to</w:t>
        </w:r>
      </w:ins>
      <w:r>
        <w:t xml:space="preserve"> </w:t>
      </w:r>
      <w:proofErr w:type="spellStart"/>
      <w:r>
        <w:rPr>
          <w:i/>
        </w:rPr>
        <w:t>AppStore</w:t>
      </w:r>
      <w:del w:id="22" w:author="Philippa Collin" w:date="2016-08-05T14:50:00Z">
        <w:r w:rsidDel="00392358">
          <w:delText>, which do however</w:delText>
        </w:r>
      </w:del>
      <w:ins w:id="23" w:author="Philippa Collin" w:date="2016-08-05T14:50:00Z">
        <w:r>
          <w:t>as</w:t>
        </w:r>
        <w:proofErr w:type="spellEnd"/>
        <w:r>
          <w:t xml:space="preserve"> they</w:t>
        </w:r>
      </w:ins>
      <w:r>
        <w:t xml:space="preserve"> show a greater distribution of app usage by country. China, Japan and South Korea exhibit quite different trends, for reasons other than digital availability.</w:t>
      </w:r>
    </w:p>
  </w:footnote>
  <w:footnote w:id="7">
    <w:p w14:paraId="2F143148" w14:textId="77777777" w:rsidR="00915AB8" w:rsidDel="00BE7049" w:rsidRDefault="00915AB8">
      <w:pPr>
        <w:pStyle w:val="FootnoteText"/>
        <w:rPr>
          <w:del w:id="89" w:author="Philippa Collin" w:date="2016-08-08T14:36:00Z"/>
        </w:rPr>
      </w:pPr>
      <w:del w:id="90" w:author="Philippa Collin" w:date="2016-08-08T14:36:00Z">
        <w:r w:rsidDel="00BE7049">
          <w:rPr>
            <w:rStyle w:val="FootnoteReference"/>
          </w:rPr>
          <w:footnoteRef/>
        </w:r>
        <w:r w:rsidDel="00BE7049">
          <w:delText xml:space="preserve"> Need citation</w:delText>
        </w:r>
      </w:del>
    </w:p>
  </w:footnote>
  <w:footnote w:id="8">
    <w:p w14:paraId="34B371E5" w14:textId="3DB86B00" w:rsidR="00915AB8" w:rsidRPr="00987011" w:rsidRDefault="00915AB8">
      <w:pPr>
        <w:pStyle w:val="FootnoteText"/>
        <w:rPr>
          <w:color w:val="FF0000"/>
          <w:rPrChange w:id="126" w:author="Philippa Collin" w:date="2016-08-08T15:32:00Z">
            <w:rPr/>
          </w:rPrChange>
        </w:rPr>
      </w:pPr>
      <w:r>
        <w:rPr>
          <w:rStyle w:val="FootnoteReference"/>
        </w:rPr>
        <w:footnoteRef/>
      </w:r>
      <w:r>
        <w:t xml:space="preserve"> LM: NOT SURE HOW WE HANDLE THIS. THE CURRENT PAPER IS ALREADY TOO LONG, AND WE DON’T HAVE ROOM TO EXPAND RESULTS TO INCLUDE DIGITAL CAPACTIES BY DOMAINS HERE.</w:t>
      </w:r>
      <w:ins w:id="127" w:author="Philippa Collin" w:date="2016-08-08T15:32:00Z">
        <w:r>
          <w:t xml:space="preserve"> </w:t>
        </w:r>
      </w:ins>
      <w:ins w:id="128" w:author="Philippa Collin" w:date="2016-08-08T15:35:00Z">
        <w:r>
          <w:rPr>
            <w:color w:val="FF0000"/>
          </w:rPr>
          <w:t>I guess we need to decide if we s</w:t>
        </w:r>
      </w:ins>
      <w:ins w:id="129" w:author="Philippa Collin" w:date="2016-08-08T15:32:00Z">
        <w:r>
          <w:rPr>
            <w:color w:val="FF0000"/>
          </w:rPr>
          <w:t>plit</w:t>
        </w:r>
      </w:ins>
      <w:ins w:id="130" w:author="Philippa Collin" w:date="2016-08-08T15:34:00Z">
        <w:r>
          <w:rPr>
            <w:color w:val="FF0000"/>
          </w:rPr>
          <w:t xml:space="preserve"> out</w:t>
        </w:r>
      </w:ins>
      <w:ins w:id="131" w:author="Philippa Collin" w:date="2016-08-08T15:32:00Z">
        <w:r>
          <w:rPr>
            <w:color w:val="FF0000"/>
          </w:rPr>
          <w:t xml:space="preserve"> co</w:t>
        </w:r>
      </w:ins>
      <w:ins w:id="132" w:author="Philippa Collin" w:date="2016-08-08T15:33:00Z">
        <w:r>
          <w:rPr>
            <w:color w:val="FF0000"/>
          </w:rPr>
          <w:t xml:space="preserve">nceptual paper </w:t>
        </w:r>
      </w:ins>
      <w:ins w:id="133" w:author="Philippa Collin" w:date="2016-08-08T15:34:00Z">
        <w:r>
          <w:rPr>
            <w:color w:val="FF0000"/>
          </w:rPr>
          <w:t>(dev concept of DC and process for measurement) and paper re</w:t>
        </w:r>
      </w:ins>
      <w:ins w:id="134" w:author="Philippa Collin" w:date="2016-08-08T15:35:00Z">
        <w:r>
          <w:rPr>
            <w:color w:val="FF0000"/>
          </w:rPr>
          <w:t xml:space="preserve">porting on data?? </w:t>
        </w:r>
      </w:ins>
    </w:p>
  </w:footnote>
  <w:footnote w:id="9">
    <w:p w14:paraId="632536C1" w14:textId="77777777" w:rsidR="00915AB8" w:rsidRDefault="00915AB8">
      <w:pPr>
        <w:pStyle w:val="FootnoteText"/>
      </w:pPr>
      <w:r>
        <w:rPr>
          <w:rStyle w:val="FootnoteReference"/>
        </w:rPr>
        <w:footnoteRef/>
      </w:r>
      <w:r>
        <w:t xml:space="preserve"> In further work we are developing a theoretical account of “social capacities” – vitality, relationality, productivity and sustainability – that are connected to these digital capacities, but which we intend to be more durable and encompassing. These social capacities provide an account that allows digital capacities to mapped to general social metrics such as the </w:t>
      </w:r>
      <w:r>
        <w:rPr>
          <w:i/>
        </w:rPr>
        <w:t>Human Development Index</w:t>
      </w:r>
      <w:r>
        <w:t>.</w:t>
      </w:r>
    </w:p>
  </w:footnote>
  <w:footnote w:id="10">
    <w:p w14:paraId="25B27EC7" w14:textId="77777777" w:rsidR="00915AB8" w:rsidRDefault="00915AB8">
      <w:pPr>
        <w:pStyle w:val="FootnoteText"/>
      </w:pPr>
      <w:r>
        <w:rPr>
          <w:rStyle w:val="FootnoteReference"/>
        </w:rPr>
        <w:footnoteRef/>
      </w:r>
      <w:r>
        <w:t xml:space="preserve"> Note: should link to an online open access version. Would need clearance from various authors</w:t>
      </w:r>
    </w:p>
  </w:footnote>
  <w:footnote w:id="11">
    <w:p w14:paraId="4BB66B03" w14:textId="77777777" w:rsidR="00915AB8" w:rsidRDefault="00915AB8">
      <w:pPr>
        <w:pStyle w:val="FootnoteText"/>
      </w:pPr>
      <w:r>
        <w:rPr>
          <w:rStyle w:val="FootnoteReference"/>
        </w:rPr>
        <w:footnoteRef/>
      </w:r>
      <w:r>
        <w:t xml:space="preserve"> consider putting the survey as an Appendix, or online.</w:t>
      </w:r>
    </w:p>
  </w:footnote>
  <w:footnote w:id="12">
    <w:p w14:paraId="30344050" w14:textId="77777777" w:rsidR="00915AB8" w:rsidRDefault="00915AB8">
      <w:pPr>
        <w:pStyle w:val="FootnoteText"/>
      </w:pPr>
      <w:r>
        <w:rPr>
          <w:rStyle w:val="FootnoteReference"/>
        </w:rPr>
        <w:footnoteRef/>
      </w:r>
      <w:r>
        <w:t xml:space="preserve"> TN: This is supported by other studies. Do we need to cite? Is so, can identify. I know for example this was a finding from Wellman’s study on connectedness and Canada back in early to mid 2000s but it’s probably there in Australia studies like the World Internet Study for Australia</w:t>
      </w:r>
    </w:p>
  </w:footnote>
  <w:footnote w:id="13">
    <w:p w14:paraId="5F93F7F4" w14:textId="77777777" w:rsidR="00915AB8" w:rsidRDefault="00915AB8">
      <w:pPr>
        <w:pStyle w:val="FootnoteText"/>
      </w:pPr>
      <w:r>
        <w:rPr>
          <w:rStyle w:val="FootnoteReference"/>
        </w:rPr>
        <w:footnoteRef/>
      </w:r>
      <w:r>
        <w:t xml:space="preserve"> Need a note on implied collinearity?</w:t>
      </w:r>
    </w:p>
  </w:footnote>
  <w:footnote w:id="14">
    <w:p w14:paraId="4A9C4300" w14:textId="77777777" w:rsidR="00915AB8" w:rsidRDefault="00915AB8">
      <w:pPr>
        <w:pStyle w:val="FootnoteText"/>
      </w:pPr>
      <w:r>
        <w:rPr>
          <w:rStyle w:val="FootnoteReference"/>
        </w:rPr>
        <w:footnoteRef/>
      </w:r>
      <w:r>
        <w:t xml:space="preserve"> Note: we cannot say where without revealing author identities</w:t>
      </w:r>
    </w:p>
  </w:footnote>
  <w:footnote w:id="15">
    <w:p w14:paraId="67C33E66" w14:textId="77777777" w:rsidR="00915AB8" w:rsidRDefault="00915AB8">
      <w:pPr>
        <w:pStyle w:val="FootnoteText"/>
      </w:pPr>
      <w:r>
        <w:rPr>
          <w:rStyle w:val="FootnoteReference"/>
        </w:rPr>
        <w:footnoteRef/>
      </w:r>
      <w:r>
        <w:t xml:space="preserve"> Running into word length issues by including the full survey, especially on top of the large number of graphs. Consider posting the survey online and linking to 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9387637"/>
    <w:multiLevelType w:val="multilevel"/>
    <w:tmpl w:val="AF3642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87D2ACB"/>
    <w:multiLevelType w:val="multilevel"/>
    <w:tmpl w:val="001C97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EC18EB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FFDB3C"/>
    <w:multiLevelType w:val="multilevel"/>
    <w:tmpl w:val="C64CECF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3"/>
  </w:num>
  <w:num w:numId="4">
    <w:abstractNumId w:val="3"/>
  </w:num>
  <w:num w:numId="5">
    <w:abstractNumId w:val="3"/>
  </w:num>
  <w:num w:numId="6">
    <w:abstractNumId w:val="3"/>
  </w:num>
  <w:num w:numId="7">
    <w:abstractNumId w:val="3"/>
  </w:num>
  <w:num w:numId="8">
    <w:abstractNumId w:val="3"/>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ilippa Collin">
    <w15:presenceInfo w15:providerId="Windows Live" w15:userId="32f1830342ab1b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948"/>
    <w:rsid w:val="00011C8B"/>
    <w:rsid w:val="000B07EC"/>
    <w:rsid w:val="0015503B"/>
    <w:rsid w:val="001B02D3"/>
    <w:rsid w:val="001F7385"/>
    <w:rsid w:val="00211F1F"/>
    <w:rsid w:val="00226BAE"/>
    <w:rsid w:val="00266359"/>
    <w:rsid w:val="002E1E07"/>
    <w:rsid w:val="00392358"/>
    <w:rsid w:val="004E29B3"/>
    <w:rsid w:val="0054310E"/>
    <w:rsid w:val="00590D07"/>
    <w:rsid w:val="006805FC"/>
    <w:rsid w:val="006B6262"/>
    <w:rsid w:val="00784D58"/>
    <w:rsid w:val="007D0EE8"/>
    <w:rsid w:val="007D2626"/>
    <w:rsid w:val="007D72F1"/>
    <w:rsid w:val="008D6863"/>
    <w:rsid w:val="00915AB8"/>
    <w:rsid w:val="00983E1C"/>
    <w:rsid w:val="00987011"/>
    <w:rsid w:val="009A171F"/>
    <w:rsid w:val="00B86B75"/>
    <w:rsid w:val="00BC48D5"/>
    <w:rsid w:val="00BE7049"/>
    <w:rsid w:val="00C31AE3"/>
    <w:rsid w:val="00C36279"/>
    <w:rsid w:val="00D17A60"/>
    <w:rsid w:val="00E239E5"/>
    <w:rsid w:val="00E2712C"/>
    <w:rsid w:val="00E315A3"/>
    <w:rsid w:val="00EB5BAD"/>
    <w:rsid w:val="00F32793"/>
    <w:rsid w:val="00F9519A"/>
    <w:rsid w:val="00FA7D1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F7D47"/>
  <w15:docId w15:val="{DC773794-C875-4E7C-8C2E-61C26AFF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B07EC"/>
    <w:rPr>
      <w:sz w:val="16"/>
      <w:szCs w:val="16"/>
    </w:rPr>
  </w:style>
  <w:style w:type="paragraph" w:styleId="CommentText">
    <w:name w:val="annotation text"/>
    <w:basedOn w:val="Normal"/>
    <w:link w:val="CommentTextChar"/>
    <w:semiHidden/>
    <w:unhideWhenUsed/>
    <w:rsid w:val="000B07EC"/>
    <w:rPr>
      <w:sz w:val="20"/>
      <w:szCs w:val="20"/>
    </w:rPr>
  </w:style>
  <w:style w:type="character" w:customStyle="1" w:styleId="CommentTextChar">
    <w:name w:val="Comment Text Char"/>
    <w:basedOn w:val="DefaultParagraphFont"/>
    <w:link w:val="CommentText"/>
    <w:semiHidden/>
    <w:rsid w:val="000B07EC"/>
    <w:rPr>
      <w:sz w:val="20"/>
      <w:szCs w:val="20"/>
    </w:rPr>
  </w:style>
  <w:style w:type="paragraph" w:styleId="CommentSubject">
    <w:name w:val="annotation subject"/>
    <w:basedOn w:val="CommentText"/>
    <w:next w:val="CommentText"/>
    <w:link w:val="CommentSubjectChar"/>
    <w:semiHidden/>
    <w:unhideWhenUsed/>
    <w:rsid w:val="000B07EC"/>
    <w:rPr>
      <w:b/>
      <w:bCs/>
    </w:rPr>
  </w:style>
  <w:style w:type="character" w:customStyle="1" w:styleId="CommentSubjectChar">
    <w:name w:val="Comment Subject Char"/>
    <w:basedOn w:val="CommentTextChar"/>
    <w:link w:val="CommentSubject"/>
    <w:semiHidden/>
    <w:rsid w:val="000B07EC"/>
    <w:rPr>
      <w:b/>
      <w:bCs/>
      <w:sz w:val="20"/>
      <w:szCs w:val="20"/>
    </w:rPr>
  </w:style>
  <w:style w:type="paragraph" w:styleId="BalloonText">
    <w:name w:val="Balloon Text"/>
    <w:basedOn w:val="Normal"/>
    <w:link w:val="BalloonTextChar"/>
    <w:semiHidden/>
    <w:unhideWhenUsed/>
    <w:rsid w:val="000B07E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B07EC"/>
    <w:rPr>
      <w:rFonts w:ascii="Segoe UI" w:hAnsi="Segoe UI" w:cs="Segoe UI"/>
      <w:sz w:val="18"/>
      <w:szCs w:val="18"/>
    </w:rPr>
  </w:style>
  <w:style w:type="paragraph" w:styleId="Header">
    <w:name w:val="header"/>
    <w:basedOn w:val="Normal"/>
    <w:link w:val="HeaderChar"/>
    <w:unhideWhenUsed/>
    <w:rsid w:val="00010948"/>
    <w:pPr>
      <w:tabs>
        <w:tab w:val="center" w:pos="4513"/>
        <w:tab w:val="right" w:pos="9026"/>
      </w:tabs>
      <w:spacing w:after="0"/>
    </w:pPr>
  </w:style>
  <w:style w:type="character" w:customStyle="1" w:styleId="HeaderChar">
    <w:name w:val="Header Char"/>
    <w:basedOn w:val="DefaultParagraphFont"/>
    <w:link w:val="Header"/>
    <w:rsid w:val="00010948"/>
  </w:style>
  <w:style w:type="paragraph" w:styleId="Footer">
    <w:name w:val="footer"/>
    <w:basedOn w:val="Normal"/>
    <w:link w:val="FooterChar"/>
    <w:uiPriority w:val="99"/>
    <w:unhideWhenUsed/>
    <w:rsid w:val="00010948"/>
    <w:pPr>
      <w:tabs>
        <w:tab w:val="center" w:pos="4513"/>
        <w:tab w:val="right" w:pos="9026"/>
      </w:tabs>
      <w:spacing w:after="0"/>
    </w:pPr>
  </w:style>
  <w:style w:type="character" w:customStyle="1" w:styleId="FooterChar">
    <w:name w:val="Footer Char"/>
    <w:basedOn w:val="DefaultParagraphFont"/>
    <w:link w:val="Footer"/>
    <w:uiPriority w:val="99"/>
    <w:rsid w:val="00010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177/1440783311434856"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ezproxy.uws.edu.au/login?url=http://search.ebscohost.com/login.aspx?direct=true&amp;db=iih&amp;AN=10719889&amp;site=ehost-live&amp;scope=site" TargetMode="External"/><Relationship Id="rId42"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80/01972240600903953" TargetMode="External"/><Relationship Id="rId38" Type="http://schemas.openxmlformats.org/officeDocument/2006/relationships/hyperlink" Target="https://doi.org/10.1177/146144481455237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i.org/10.1007/s10639-012-9223-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080/1369118X.2013.877952" TargetMode="External"/><Relationship Id="rId40" Type="http://schemas.openxmlformats.org/officeDocument/2006/relationships/hyperlink" Target="https://doi.org/10.1177/00027640121957286"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77/146144481347542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www.youngandwellcrc.org.a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111/jcom.12214"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itu.int/en/ITU-D/Statistics/Pages/stat/default.aspx" TargetMode="External"/><Relationship Id="rId7" Type="http://schemas.openxmlformats.org/officeDocument/2006/relationships/hyperlink" Target="https://www.appannie.com/apps/ios/matrix/?date=2016-07-16" TargetMode="External"/><Relationship Id="rId2" Type="http://schemas.openxmlformats.org/officeDocument/2006/relationships/hyperlink" Target="http://www.itu.int/en/ITU-D/Statistics/Documents/facts/ICTFactsFigures2015.pdf" TargetMode="External"/><Relationship Id="rId1" Type="http://schemas.openxmlformats.org/officeDocument/2006/relationships/hyperlink" Target="http://www.un.org/en/development/desa/population/publications/pdf/urbanization/urbanization-wallchart2009.pdf" TargetMode="External"/><Relationship Id="rId6" Type="http://schemas.openxmlformats.org/officeDocument/2006/relationships/hyperlink" Target="http://www.ericsson.com/mobility-report/mobile-subscriptions" TargetMode="External"/><Relationship Id="rId5" Type="http://schemas.openxmlformats.org/officeDocument/2006/relationships/hyperlink" Target="http://www.worldometers.info/world-population/" TargetMode="External"/><Relationship Id="rId4" Type="http://schemas.openxmlformats.org/officeDocument/2006/relationships/hyperlink" Target="http://www.ericsson.com/mobility-report/mobile-subscri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484</TotalTime>
  <Pages>40</Pages>
  <Words>9935</Words>
  <Characters>56632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How to measure a changing subject? Towards a digital capacities index</vt:lpstr>
    </vt:vector>
  </TitlesOfParts>
  <Company/>
  <LinksUpToDate>false</LinksUpToDate>
  <CharactersWithSpaces>66435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measure a changing subject? Towards a digital capacities index</dc:title>
  <dc:creator>Philippa Collin</dc:creator>
  <cp:lastModifiedBy>Philippa Collin</cp:lastModifiedBy>
  <cp:revision>5</cp:revision>
  <dcterms:created xsi:type="dcterms:W3CDTF">2016-08-05T07:15:00Z</dcterms:created>
  <dcterms:modified xsi:type="dcterms:W3CDTF">2016-08-08T12:15:00Z</dcterms:modified>
</cp:coreProperties>
</file>